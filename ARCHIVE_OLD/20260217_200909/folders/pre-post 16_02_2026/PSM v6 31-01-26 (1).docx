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C1FB8" w14:textId="30CC66FC" w:rsidR="00D62AF4" w:rsidRPr="00C24040" w:rsidRDefault="00653160" w:rsidP="00922CED">
      <w:pPr>
        <w:spacing w:line="276" w:lineRule="auto"/>
        <w:jc w:val="both"/>
        <w:rPr>
          <w:rFonts w:ascii="Times New Roman" w:hAnsi="Times New Roman" w:cs="Times New Roman"/>
          <w:b/>
          <w:bCs/>
        </w:rPr>
      </w:pPr>
      <w:r w:rsidRPr="00C24040">
        <w:rPr>
          <w:rFonts w:ascii="Times New Roman" w:hAnsi="Times New Roman" w:cs="Times New Roman"/>
          <w:b/>
          <w:bCs/>
        </w:rPr>
        <w:t>Title</w:t>
      </w:r>
      <w:r w:rsidR="00D60695">
        <w:rPr>
          <w:rFonts w:ascii="Times New Roman" w:hAnsi="Times New Roman" w:cs="Times New Roman"/>
          <w:b/>
          <w:bCs/>
        </w:rPr>
        <w:t xml:space="preserve">: </w:t>
      </w:r>
      <w:r w:rsidR="00613B9C">
        <w:rPr>
          <w:rFonts w:ascii="Times New Roman" w:hAnsi="Times New Roman" w:cs="Times New Roman"/>
          <w:b/>
          <w:bCs/>
        </w:rPr>
        <w:t xml:space="preserve">Evaluation </w:t>
      </w:r>
      <w:r w:rsidR="00382EB9" w:rsidRPr="00C24040">
        <w:rPr>
          <w:rFonts w:ascii="Times New Roman" w:hAnsi="Times New Roman" w:cs="Times New Roman"/>
          <w:b/>
          <w:bCs/>
        </w:rPr>
        <w:t>of</w:t>
      </w:r>
      <w:r w:rsidR="00AE74CF">
        <w:rPr>
          <w:rFonts w:ascii="Times New Roman" w:hAnsi="Times New Roman" w:cs="Times New Roman"/>
          <w:b/>
          <w:bCs/>
        </w:rPr>
        <w:t xml:space="preserve"> </w:t>
      </w:r>
      <w:r w:rsidR="00361EBD">
        <w:rPr>
          <w:rFonts w:ascii="Times New Roman" w:hAnsi="Times New Roman" w:cs="Times New Roman"/>
          <w:b/>
          <w:bCs/>
        </w:rPr>
        <w:t xml:space="preserve">national level </w:t>
      </w:r>
      <w:r w:rsidR="00382EB9" w:rsidRPr="00C24040">
        <w:rPr>
          <w:rFonts w:ascii="Times New Roman" w:hAnsi="Times New Roman" w:cs="Times New Roman"/>
          <w:b/>
          <w:bCs/>
        </w:rPr>
        <w:t>digital training program</w:t>
      </w:r>
      <w:r w:rsidR="00613B9C">
        <w:rPr>
          <w:rFonts w:ascii="Times New Roman" w:hAnsi="Times New Roman" w:cs="Times New Roman"/>
          <w:b/>
          <w:bCs/>
        </w:rPr>
        <w:t xml:space="preserve"> on mental health aspects of Gender Based Violence </w:t>
      </w:r>
      <w:r w:rsidR="00382EB9" w:rsidRPr="00C24040">
        <w:rPr>
          <w:rFonts w:ascii="Times New Roman" w:hAnsi="Times New Roman" w:cs="Times New Roman"/>
          <w:b/>
          <w:bCs/>
        </w:rPr>
        <w:t xml:space="preserve"> for</w:t>
      </w:r>
      <w:r w:rsidR="00613B9C">
        <w:rPr>
          <w:rFonts w:ascii="Times New Roman" w:hAnsi="Times New Roman" w:cs="Times New Roman"/>
          <w:b/>
          <w:bCs/>
        </w:rPr>
        <w:t xml:space="preserve"> One Stop Centre </w:t>
      </w:r>
      <w:r w:rsidR="00382EB9" w:rsidRPr="00C24040">
        <w:rPr>
          <w:rFonts w:ascii="Times New Roman" w:hAnsi="Times New Roman" w:cs="Times New Roman"/>
          <w:b/>
          <w:bCs/>
        </w:rPr>
        <w:t xml:space="preserve">counsellors </w:t>
      </w:r>
      <w:r w:rsidR="00361EBD">
        <w:rPr>
          <w:rFonts w:ascii="Times New Roman" w:hAnsi="Times New Roman" w:cs="Times New Roman"/>
          <w:b/>
          <w:bCs/>
        </w:rPr>
        <w:t xml:space="preserve">in </w:t>
      </w:r>
      <w:r w:rsidR="00AE74CF">
        <w:rPr>
          <w:rFonts w:ascii="Times New Roman" w:hAnsi="Times New Roman" w:cs="Times New Roman"/>
          <w:b/>
          <w:bCs/>
        </w:rPr>
        <w:t xml:space="preserve">- </w:t>
      </w:r>
      <w:r w:rsidR="00382EB9" w:rsidRPr="00C24040">
        <w:rPr>
          <w:rFonts w:ascii="Times New Roman" w:hAnsi="Times New Roman" w:cs="Times New Roman"/>
          <w:b/>
          <w:bCs/>
        </w:rPr>
        <w:t>India</w:t>
      </w:r>
    </w:p>
    <w:p w14:paraId="7CE9B6B9" w14:textId="77777777" w:rsidR="00D62AF4" w:rsidRPr="00C24040" w:rsidRDefault="00D62AF4" w:rsidP="00922CED">
      <w:pPr>
        <w:spacing w:line="276" w:lineRule="auto"/>
        <w:jc w:val="both"/>
        <w:rPr>
          <w:rFonts w:ascii="Times New Roman" w:hAnsi="Times New Roman" w:cs="Times New Roman"/>
          <w:b/>
          <w:bCs/>
        </w:rPr>
      </w:pPr>
    </w:p>
    <w:p w14:paraId="2D13D217" w14:textId="55A4CE8D" w:rsidR="00D62AF4" w:rsidRPr="00C24040" w:rsidRDefault="00D60695" w:rsidP="00922CED">
      <w:pPr>
        <w:spacing w:line="276" w:lineRule="auto"/>
        <w:jc w:val="both"/>
        <w:rPr>
          <w:rFonts w:ascii="Times New Roman" w:hAnsi="Times New Roman" w:cs="Times New Roman"/>
          <w:b/>
          <w:bCs/>
        </w:rPr>
      </w:pPr>
      <w:r w:rsidRPr="00C24040">
        <w:rPr>
          <w:rFonts w:ascii="Times New Roman" w:hAnsi="Times New Roman" w:cs="Times New Roman"/>
          <w:b/>
          <w:bCs/>
        </w:rPr>
        <w:t>Abstract:</w:t>
      </w:r>
    </w:p>
    <w:p w14:paraId="04CC0D42" w14:textId="77777777" w:rsidR="00B639D2" w:rsidRDefault="00361EBD" w:rsidP="00922CED">
      <w:pPr>
        <w:pStyle w:val="NormalWeb"/>
        <w:spacing w:line="276" w:lineRule="auto"/>
        <w:jc w:val="both"/>
        <w:rPr>
          <w:lang w:val="en-GB"/>
        </w:rPr>
      </w:pPr>
      <w:r>
        <w:rPr>
          <w:lang w:val="en-GB"/>
        </w:rPr>
        <w:t xml:space="preserve">Introduction </w:t>
      </w:r>
    </w:p>
    <w:p w14:paraId="6BF6D315" w14:textId="6F916EAE" w:rsidR="00816B0E" w:rsidRPr="00C24040" w:rsidRDefault="00816B0E" w:rsidP="00922CED">
      <w:pPr>
        <w:pStyle w:val="NormalWeb"/>
        <w:spacing w:line="276" w:lineRule="auto"/>
        <w:jc w:val="both"/>
        <w:rPr>
          <w:lang w:val="en-GB"/>
        </w:rPr>
      </w:pPr>
      <w:r w:rsidRPr="00C24040">
        <w:rPr>
          <w:lang w:val="en-GB"/>
        </w:rPr>
        <w:t xml:space="preserve">Gender-based violence (GBV) remains a critical public health concern globally, with significant mental health implications for </w:t>
      </w:r>
      <w:r w:rsidR="00361EBD">
        <w:rPr>
          <w:lang w:val="en-GB"/>
        </w:rPr>
        <w:t>women facing violence</w:t>
      </w:r>
      <w:r w:rsidRPr="00C24040">
        <w:rPr>
          <w:lang w:val="en-GB"/>
        </w:rPr>
        <w:t xml:space="preserve">. One Stop Centres (OSCs) in India </w:t>
      </w:r>
      <w:r w:rsidR="00361EBD">
        <w:rPr>
          <w:lang w:val="en-GB"/>
        </w:rPr>
        <w:t xml:space="preserve">are services funded by the government that </w:t>
      </w:r>
      <w:r w:rsidRPr="00C24040">
        <w:rPr>
          <w:lang w:val="en-GB"/>
        </w:rPr>
        <w:t xml:space="preserve">offer integrated support for GBV survivors, including legal, medical, and counselling services. </w:t>
      </w:r>
      <w:r w:rsidR="00361EBD">
        <w:rPr>
          <w:lang w:val="en-GB"/>
        </w:rPr>
        <w:t xml:space="preserve">Given that GBV is strongly associated with poor mental health, </w:t>
      </w:r>
      <w:r w:rsidRPr="00C24040">
        <w:rPr>
          <w:lang w:val="en-GB"/>
        </w:rPr>
        <w:t xml:space="preserve">the </w:t>
      </w:r>
      <w:proofErr w:type="spellStart"/>
      <w:r w:rsidRPr="00C24040">
        <w:rPr>
          <w:rStyle w:val="Emphasis"/>
          <w:rFonts w:eastAsiaTheme="majorEastAsia"/>
          <w:lang w:val="en-GB"/>
        </w:rPr>
        <w:t>Stree</w:t>
      </w:r>
      <w:proofErr w:type="spellEnd"/>
      <w:r w:rsidRPr="00C24040">
        <w:rPr>
          <w:rStyle w:val="Emphasis"/>
          <w:rFonts w:eastAsiaTheme="majorEastAsia"/>
          <w:lang w:val="en-GB"/>
        </w:rPr>
        <w:t xml:space="preserve"> </w:t>
      </w:r>
      <w:proofErr w:type="spellStart"/>
      <w:r w:rsidRPr="00C24040">
        <w:rPr>
          <w:rStyle w:val="Emphasis"/>
          <w:rFonts w:eastAsiaTheme="majorEastAsia"/>
          <w:lang w:val="en-GB"/>
        </w:rPr>
        <w:t>Manoraksha</w:t>
      </w:r>
      <w:proofErr w:type="spellEnd"/>
      <w:r w:rsidRPr="00C24040">
        <w:rPr>
          <w:lang w:val="en-GB"/>
        </w:rPr>
        <w:t xml:space="preserve"> digital training program was </w:t>
      </w:r>
      <w:r w:rsidR="00361EBD">
        <w:rPr>
          <w:lang w:val="en-GB"/>
        </w:rPr>
        <w:t xml:space="preserve">initiated with funding and support of </w:t>
      </w:r>
      <w:r w:rsidRPr="00C24040">
        <w:rPr>
          <w:lang w:val="en-GB"/>
        </w:rPr>
        <w:t>the Ministry of Women and Child Development</w:t>
      </w:r>
      <w:r w:rsidR="00B639D2">
        <w:rPr>
          <w:lang w:val="en-GB"/>
        </w:rPr>
        <w:t xml:space="preserve">. </w:t>
      </w:r>
      <w:r w:rsidR="00361EBD">
        <w:rPr>
          <w:lang w:val="en-GB"/>
        </w:rPr>
        <w:t xml:space="preserve">The program aimed to enhance capacity of the OSC </w:t>
      </w:r>
      <w:r w:rsidRPr="00C24040">
        <w:rPr>
          <w:lang w:val="en-GB"/>
        </w:rPr>
        <w:t xml:space="preserve">counsellors’ </w:t>
      </w:r>
      <w:r w:rsidR="00361EBD">
        <w:rPr>
          <w:lang w:val="en-GB"/>
        </w:rPr>
        <w:t xml:space="preserve">identifying and </w:t>
      </w:r>
      <w:r w:rsidRPr="00C24040">
        <w:rPr>
          <w:lang w:val="en-GB"/>
        </w:rPr>
        <w:t xml:space="preserve">managing GBV-related mental health </w:t>
      </w:r>
      <w:r w:rsidR="00361EBD">
        <w:rPr>
          <w:lang w:val="en-GB"/>
        </w:rPr>
        <w:t>problems among women.</w:t>
      </w:r>
    </w:p>
    <w:p w14:paraId="50911B2D" w14:textId="77777777" w:rsidR="00361EBD" w:rsidRDefault="00361EBD" w:rsidP="00922CED">
      <w:pPr>
        <w:pStyle w:val="NormalWeb"/>
        <w:spacing w:line="276" w:lineRule="auto"/>
        <w:jc w:val="both"/>
        <w:rPr>
          <w:lang w:val="en-GB"/>
        </w:rPr>
      </w:pPr>
      <w:r>
        <w:rPr>
          <w:lang w:val="en-GB"/>
        </w:rPr>
        <w:t xml:space="preserve">Methods </w:t>
      </w:r>
    </w:p>
    <w:p w14:paraId="6C0C77C0" w14:textId="0834BDAE" w:rsidR="00361EBD" w:rsidRDefault="00361EBD" w:rsidP="00922CED">
      <w:pPr>
        <w:pStyle w:val="NormalWeb"/>
        <w:spacing w:line="276" w:lineRule="auto"/>
        <w:jc w:val="both"/>
      </w:pPr>
      <w:r>
        <w:t>The training, conducted from</w:t>
      </w:r>
      <w:r w:rsidR="00050F5A">
        <w:t xml:space="preserve"> April-October</w:t>
      </w:r>
      <w:r w:rsidR="00B2397E">
        <w:t xml:space="preserve"> </w:t>
      </w:r>
      <w:r w:rsidR="00050F5A">
        <w:t>2022 across</w:t>
      </w:r>
      <w:r>
        <w:t xml:space="preserve"> </w:t>
      </w:r>
      <w:r w:rsidR="00050F5A">
        <w:t>31 states and UTs</w:t>
      </w:r>
      <w:r>
        <w:t xml:space="preserve">, </w:t>
      </w:r>
      <w:r w:rsidR="00050F5A">
        <w:t>623 OSCs</w:t>
      </w:r>
      <w:r>
        <w:t xml:space="preserve">, </w:t>
      </w:r>
      <w:r w:rsidR="0001755F">
        <w:t xml:space="preserve">in </w:t>
      </w:r>
      <w:r w:rsidR="00050F5A">
        <w:t xml:space="preserve">8 </w:t>
      </w:r>
      <w:r w:rsidR="0001755F">
        <w:t>languages was in the form each</w:t>
      </w:r>
      <w:r w:rsidR="00050F5A">
        <w:t xml:space="preserve"> </w:t>
      </w:r>
      <w:r w:rsidR="00050F5A" w:rsidRPr="009F38A2">
        <w:rPr>
          <w:color w:val="000000" w:themeColor="text1"/>
        </w:rPr>
        <w:t xml:space="preserve">6 online sessions of 3.5 hours each online mode, </w:t>
      </w:r>
      <w:r w:rsidR="00050F5A">
        <w:rPr>
          <w:color w:val="000000" w:themeColor="text1"/>
        </w:rPr>
        <w:t xml:space="preserve">a </w:t>
      </w:r>
      <w:r w:rsidR="00050F5A" w:rsidRPr="009F38A2">
        <w:rPr>
          <w:color w:val="000000" w:themeColor="text1"/>
        </w:rPr>
        <w:t>total of 21 hours</w:t>
      </w:r>
      <w:r w:rsidR="0001755F">
        <w:t xml:space="preserve">. The teaching was done </w:t>
      </w:r>
      <w:r w:rsidR="00B639D2">
        <w:t>employing various</w:t>
      </w:r>
      <w:r>
        <w:t xml:space="preserve"> interactive and reflective educational methods all conducted in an online mode.  Pre and post-training assessments evaluated knowledge enhancement and skill development, focusing on identifying mental health problems, suicidal risk, </w:t>
      </w:r>
      <w:r w:rsidR="00B639D2">
        <w:t>psychological first aid, tele counselling, self-care for counsellors.</w:t>
      </w:r>
    </w:p>
    <w:p w14:paraId="63E6F3DB" w14:textId="13BF62D0" w:rsidR="00361EBD" w:rsidRDefault="00361EBD" w:rsidP="00922CED">
      <w:pPr>
        <w:pStyle w:val="NormalWeb"/>
        <w:spacing w:line="276" w:lineRule="auto"/>
        <w:jc w:val="both"/>
        <w:rPr>
          <w:lang w:val="en-GB"/>
        </w:rPr>
      </w:pPr>
      <w:r>
        <w:t>This study aimed to assess the impact of training on improving knowledge</w:t>
      </w:r>
      <w:r w:rsidR="0001755F">
        <w:t xml:space="preserve">, attitudes and level of </w:t>
      </w:r>
      <w:r w:rsidR="00B639D2">
        <w:t>confidence that</w:t>
      </w:r>
      <w:r w:rsidR="0001755F">
        <w:t xml:space="preserve"> would influence service delivery of GBV services. </w:t>
      </w:r>
    </w:p>
    <w:p w14:paraId="770CBE72" w14:textId="1143B77D" w:rsidR="00816B0E" w:rsidRPr="00C24040" w:rsidRDefault="00361EBD" w:rsidP="00922CED">
      <w:pPr>
        <w:pStyle w:val="NormalWeb"/>
        <w:spacing w:line="276" w:lineRule="auto"/>
        <w:jc w:val="both"/>
        <w:rPr>
          <w:lang w:val="en-GB"/>
        </w:rPr>
      </w:pPr>
      <w:r>
        <w:rPr>
          <w:lang w:val="en-GB"/>
        </w:rPr>
        <w:t xml:space="preserve">While </w:t>
      </w:r>
      <w:r w:rsidR="00050F5A">
        <w:rPr>
          <w:lang w:val="en-GB"/>
        </w:rPr>
        <w:t>1</w:t>
      </w:r>
      <w:r w:rsidR="004460E4">
        <w:rPr>
          <w:lang w:val="en-GB"/>
        </w:rPr>
        <w:t>404</w:t>
      </w:r>
      <w:r>
        <w:rPr>
          <w:lang w:val="en-GB"/>
        </w:rPr>
        <w:t xml:space="preserve"> counsellors </w:t>
      </w:r>
      <w:r w:rsidR="005D651B">
        <w:rPr>
          <w:lang w:val="en-GB"/>
        </w:rPr>
        <w:t>participated in</w:t>
      </w:r>
      <w:r>
        <w:rPr>
          <w:lang w:val="en-GB"/>
        </w:rPr>
        <w:t xml:space="preserve"> this nationwide program, </w:t>
      </w:r>
      <w:r w:rsidR="005D651B">
        <w:rPr>
          <w:lang w:val="en-GB"/>
        </w:rPr>
        <w:t xml:space="preserve">both </w:t>
      </w:r>
      <w:r w:rsidR="005D651B" w:rsidRPr="00C24040">
        <w:rPr>
          <w:lang w:val="en-GB"/>
        </w:rPr>
        <w:t>pre</w:t>
      </w:r>
      <w:r w:rsidR="00816B0E" w:rsidRPr="00C24040">
        <w:rPr>
          <w:lang w:val="en-GB"/>
        </w:rPr>
        <w:t xml:space="preserve">- and post-training evaluations </w:t>
      </w:r>
      <w:r>
        <w:rPr>
          <w:lang w:val="en-GB"/>
        </w:rPr>
        <w:t xml:space="preserve">were available for </w:t>
      </w:r>
      <w:r w:rsidR="00816B0E" w:rsidRPr="00C24040">
        <w:rPr>
          <w:lang w:val="en-GB"/>
        </w:rPr>
        <w:t>362 participant</w:t>
      </w:r>
      <w:r w:rsidR="00AE74CF">
        <w:rPr>
          <w:lang w:val="en-GB"/>
        </w:rPr>
        <w:t>s.</w:t>
      </w:r>
    </w:p>
    <w:p w14:paraId="79D01E5E" w14:textId="77777777" w:rsidR="005D651B" w:rsidRPr="00922CED" w:rsidRDefault="005D651B" w:rsidP="00922CED">
      <w:pPr>
        <w:spacing w:line="276" w:lineRule="auto"/>
        <w:rPr>
          <w:rFonts w:ascii="Times New Roman" w:hAnsi="Times New Roman" w:cs="Times New Roman"/>
        </w:rPr>
      </w:pPr>
      <w:r w:rsidRPr="00922CED">
        <w:rPr>
          <w:rFonts w:ascii="Times New Roman" w:hAnsi="Times New Roman" w:cs="Times New Roman"/>
        </w:rPr>
        <w:t xml:space="preserve">Results </w:t>
      </w:r>
    </w:p>
    <w:p w14:paraId="21F1866A" w14:textId="77777777" w:rsidR="005D651B" w:rsidRDefault="005D651B" w:rsidP="00922CED">
      <w:pPr>
        <w:spacing w:line="276" w:lineRule="auto"/>
      </w:pPr>
    </w:p>
    <w:p w14:paraId="3EF308E2" w14:textId="3A393B4C" w:rsidR="00816B0E" w:rsidRPr="005D651B" w:rsidRDefault="005D651B" w:rsidP="00922CED">
      <w:pPr>
        <w:spacing w:line="276" w:lineRule="auto"/>
        <w:jc w:val="both"/>
        <w:rPr>
          <w:rFonts w:ascii="Times New Roman" w:hAnsi="Times New Roman" w:cs="Times New Roman"/>
        </w:rPr>
      </w:pPr>
      <w:r w:rsidRPr="005D651B">
        <w:rPr>
          <w:rFonts w:ascii="Times New Roman" w:hAnsi="Times New Roman" w:cs="Times New Roman"/>
        </w:rPr>
        <w:t>Out</w:t>
      </w:r>
      <w:r w:rsidR="0001755F" w:rsidRPr="005D651B">
        <w:rPr>
          <w:rFonts w:ascii="Times New Roman" w:hAnsi="Times New Roman" w:cs="Times New Roman"/>
        </w:rPr>
        <w:t xml:space="preserve"> of </w:t>
      </w:r>
      <w:r w:rsidR="004460E4" w:rsidRPr="005D651B">
        <w:rPr>
          <w:rFonts w:ascii="Times New Roman" w:hAnsi="Times New Roman" w:cs="Times New Roman"/>
        </w:rPr>
        <w:t xml:space="preserve">1109 </w:t>
      </w:r>
      <w:r w:rsidR="0001755F" w:rsidRPr="005D651B">
        <w:rPr>
          <w:rFonts w:ascii="Times New Roman" w:hAnsi="Times New Roman" w:cs="Times New Roman"/>
        </w:rPr>
        <w:t xml:space="preserve">counsellors </w:t>
      </w:r>
      <w:r w:rsidR="00731D9E" w:rsidRPr="005D651B">
        <w:rPr>
          <w:rFonts w:ascii="Times New Roman" w:hAnsi="Times New Roman" w:cs="Times New Roman"/>
        </w:rPr>
        <w:t>trained, had</w:t>
      </w:r>
      <w:r w:rsidR="0001755F" w:rsidRPr="005D651B">
        <w:rPr>
          <w:rFonts w:ascii="Times New Roman" w:hAnsi="Times New Roman" w:cs="Times New Roman"/>
        </w:rPr>
        <w:t xml:space="preserve"> only </w:t>
      </w:r>
      <w:r w:rsidR="00915E35">
        <w:rPr>
          <w:rFonts w:ascii="Times New Roman" w:hAnsi="Times New Roman" w:cs="Times New Roman"/>
        </w:rPr>
        <w:t xml:space="preserve">1085 </w:t>
      </w:r>
      <w:r w:rsidR="0001755F" w:rsidRPr="005D651B">
        <w:rPr>
          <w:rFonts w:ascii="Times New Roman" w:hAnsi="Times New Roman" w:cs="Times New Roman"/>
        </w:rPr>
        <w:t xml:space="preserve">pre and </w:t>
      </w:r>
      <w:r w:rsidR="00915E35">
        <w:rPr>
          <w:rFonts w:ascii="Times New Roman" w:hAnsi="Times New Roman" w:cs="Times New Roman"/>
        </w:rPr>
        <w:t xml:space="preserve">864 </w:t>
      </w:r>
      <w:r w:rsidR="0001755F" w:rsidRPr="005D651B">
        <w:rPr>
          <w:rFonts w:ascii="Times New Roman" w:hAnsi="Times New Roman" w:cs="Times New Roman"/>
        </w:rPr>
        <w:t xml:space="preserve">had post training assessments. Both pre and post training data was available for </w:t>
      </w:r>
      <w:r w:rsidR="004460E4" w:rsidRPr="005D651B">
        <w:rPr>
          <w:rFonts w:ascii="Times New Roman" w:hAnsi="Times New Roman" w:cs="Times New Roman"/>
        </w:rPr>
        <w:t>362</w:t>
      </w:r>
      <w:r w:rsidR="00731D9E">
        <w:rPr>
          <w:rFonts w:ascii="Times New Roman" w:hAnsi="Times New Roman" w:cs="Times New Roman"/>
        </w:rPr>
        <w:t>.</w:t>
      </w:r>
      <w:r w:rsidR="00937FE6" w:rsidRPr="005D651B">
        <w:rPr>
          <w:rFonts w:ascii="Times New Roman" w:hAnsi="Times New Roman" w:cs="Times New Roman"/>
        </w:rPr>
        <w:t xml:space="preserve">The training led to significant improvements across key domains: overall knowledge increased from </w:t>
      </w:r>
      <w:r w:rsidR="00937FE6" w:rsidRPr="005D651B">
        <w:rPr>
          <w:rStyle w:val="Strong"/>
          <w:rFonts w:ascii="Times New Roman" w:hAnsi="Times New Roman" w:cs="Times New Roman"/>
        </w:rPr>
        <w:t>7.21 to 7.95</w:t>
      </w:r>
      <w:r w:rsidR="00937FE6" w:rsidRPr="005D651B">
        <w:rPr>
          <w:rFonts w:ascii="Times New Roman" w:hAnsi="Times New Roman" w:cs="Times New Roman"/>
        </w:rPr>
        <w:t xml:space="preserve">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&lt; 0.001), and mental-health–specific knowledge improved from </w:t>
      </w:r>
      <w:r w:rsidR="00937FE6" w:rsidRPr="005D651B">
        <w:rPr>
          <w:rStyle w:val="Strong"/>
          <w:rFonts w:ascii="Times New Roman" w:hAnsi="Times New Roman" w:cs="Times New Roman"/>
        </w:rPr>
        <w:t>2.52 to 3.04</w:t>
      </w:r>
      <w:r w:rsidR="00937FE6" w:rsidRPr="005D651B">
        <w:rPr>
          <w:rFonts w:ascii="Times New Roman" w:hAnsi="Times New Roman" w:cs="Times New Roman"/>
        </w:rPr>
        <w:t xml:space="preserve">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 0.001). Counsellors’ confidence in assessing violence, making safety plans, providing first-level interventions, and managing special populations also rose significantly (overall confidence </w:t>
      </w:r>
      <w:r w:rsidR="00937FE6" w:rsidRPr="005D651B">
        <w:rPr>
          <w:rStyle w:val="Strong"/>
          <w:rFonts w:ascii="Times New Roman" w:hAnsi="Times New Roman" w:cs="Times New Roman"/>
        </w:rPr>
        <w:t>55.86 to 58.07</w:t>
      </w:r>
      <w:r w:rsidR="00937FE6" w:rsidRPr="005D651B">
        <w:rPr>
          <w:rFonts w:ascii="Times New Roman" w:hAnsi="Times New Roman" w:cs="Times New Roman"/>
        </w:rPr>
        <w:t xml:space="preserve">,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&lt; 0.001). Awareness of GBV, local resources, and related mental-health issues shifted markedly from low/average to high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&lt; 0.001). Personal beliefs and attitudes improved substantially (</w:t>
      </w:r>
      <w:r w:rsidR="00937FE6" w:rsidRPr="005D651B">
        <w:rPr>
          <w:rStyle w:val="Strong"/>
          <w:rFonts w:ascii="Times New Roman" w:hAnsi="Times New Roman" w:cs="Times New Roman"/>
        </w:rPr>
        <w:t>18.66 to 13.23</w:t>
      </w:r>
      <w:r w:rsidR="00937FE6" w:rsidRPr="005D651B">
        <w:rPr>
          <w:rFonts w:ascii="Times New Roman" w:hAnsi="Times New Roman" w:cs="Times New Roman"/>
        </w:rPr>
        <w:t xml:space="preserve">,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&lt; 0.001). No significant change was observed for suicide-related skills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 0.35) or multigenerational trauma understanding (</w:t>
      </w:r>
      <w:r w:rsidR="00937FE6" w:rsidRPr="005D651B">
        <w:rPr>
          <w:rStyle w:val="Emphasis"/>
          <w:rFonts w:ascii="Times New Roman" w:hAnsi="Times New Roman" w:cs="Times New Roman"/>
        </w:rPr>
        <w:t>p</w:t>
      </w:r>
      <w:r w:rsidR="00937FE6" w:rsidRPr="005D651B">
        <w:rPr>
          <w:rFonts w:ascii="Times New Roman" w:hAnsi="Times New Roman" w:cs="Times New Roman"/>
        </w:rPr>
        <w:t xml:space="preserve"> = 0.72). Overall, the digital training produced </w:t>
      </w:r>
      <w:r w:rsidR="00937FE6" w:rsidRPr="005D651B">
        <w:rPr>
          <w:rFonts w:ascii="Times New Roman" w:hAnsi="Times New Roman" w:cs="Times New Roman"/>
        </w:rPr>
        <w:lastRenderedPageBreak/>
        <w:t>meaningful gains in knowledge, preparedness, and attitudes among OSC counsellors nationwide.</w:t>
      </w:r>
    </w:p>
    <w:p w14:paraId="12DF5C2A" w14:textId="77777777" w:rsidR="00731D9E" w:rsidRDefault="00361EBD" w:rsidP="00922CED">
      <w:pPr>
        <w:pStyle w:val="NormalWeb"/>
        <w:spacing w:line="276" w:lineRule="auto"/>
        <w:jc w:val="both"/>
        <w:rPr>
          <w:lang w:val="en-GB"/>
        </w:rPr>
      </w:pPr>
      <w:r>
        <w:rPr>
          <w:lang w:val="en-GB"/>
        </w:rPr>
        <w:t xml:space="preserve">Conclusions </w:t>
      </w:r>
    </w:p>
    <w:p w14:paraId="0CA8AE7B" w14:textId="40D52020" w:rsidR="00816B0E" w:rsidRPr="00C24040" w:rsidRDefault="00816B0E" w:rsidP="00922CED">
      <w:pPr>
        <w:pStyle w:val="NormalWeb"/>
        <w:spacing w:line="276" w:lineRule="auto"/>
        <w:jc w:val="both"/>
        <w:rPr>
          <w:lang w:val="en-GB"/>
        </w:rPr>
      </w:pPr>
      <w:r w:rsidRPr="00C24040">
        <w:rPr>
          <w:lang w:val="en-GB"/>
        </w:rPr>
        <w:t>The findings highlight the effectiveness of digital training in low-resource settings</w:t>
      </w:r>
      <w:r w:rsidR="0001755F">
        <w:rPr>
          <w:lang w:val="en-GB"/>
        </w:rPr>
        <w:t xml:space="preserve"> in enhancing knowledge in the areas of </w:t>
      </w:r>
      <w:r w:rsidR="00937FE6">
        <w:rPr>
          <w:lang w:val="en-GB"/>
        </w:rPr>
        <w:t xml:space="preserve"> </w:t>
      </w:r>
      <w:r w:rsidR="00A367E5">
        <w:rPr>
          <w:lang w:val="en-GB"/>
        </w:rPr>
        <w:t>mental health</w:t>
      </w:r>
      <w:r w:rsidR="00937FE6">
        <w:rPr>
          <w:lang w:val="en-GB"/>
        </w:rPr>
        <w:t xml:space="preserve">,  </w:t>
      </w:r>
      <w:r w:rsidR="00731D9E">
        <w:rPr>
          <w:lang w:val="en-GB"/>
        </w:rPr>
        <w:t>awareness</w:t>
      </w:r>
      <w:r w:rsidR="00731D9E" w:rsidRPr="00C24040">
        <w:rPr>
          <w:lang w:val="en-GB"/>
        </w:rPr>
        <w:t>,</w:t>
      </w:r>
      <w:r w:rsidR="00731D9E">
        <w:rPr>
          <w:lang w:val="en-GB"/>
        </w:rPr>
        <w:t xml:space="preserve"> confidence</w:t>
      </w:r>
      <w:r w:rsidR="00937FE6">
        <w:rPr>
          <w:lang w:val="en-GB"/>
        </w:rPr>
        <w:t>, personal beliefs</w:t>
      </w:r>
      <w:r w:rsidRPr="00C24040">
        <w:rPr>
          <w:lang w:val="en-GB"/>
        </w:rPr>
        <w:t xml:space="preserve"> offering a scalable model to integrate mental health into GBV interventions. The </w:t>
      </w:r>
      <w:proofErr w:type="spellStart"/>
      <w:r w:rsidRPr="00C24040">
        <w:rPr>
          <w:rStyle w:val="Emphasis"/>
          <w:rFonts w:eastAsiaTheme="majorEastAsia"/>
          <w:lang w:val="en-GB"/>
        </w:rPr>
        <w:t>Stree</w:t>
      </w:r>
      <w:proofErr w:type="spellEnd"/>
      <w:r w:rsidRPr="00C24040">
        <w:rPr>
          <w:rStyle w:val="Emphasis"/>
          <w:rFonts w:eastAsiaTheme="majorEastAsia"/>
          <w:lang w:val="en-GB"/>
        </w:rPr>
        <w:t xml:space="preserve"> </w:t>
      </w:r>
      <w:proofErr w:type="spellStart"/>
      <w:r w:rsidRPr="00C24040">
        <w:rPr>
          <w:rStyle w:val="Emphasis"/>
          <w:rFonts w:eastAsiaTheme="majorEastAsia"/>
          <w:lang w:val="en-GB"/>
        </w:rPr>
        <w:t>Manoraksha</w:t>
      </w:r>
      <w:proofErr w:type="spellEnd"/>
      <w:r w:rsidRPr="00C24040">
        <w:rPr>
          <w:lang w:val="en-GB"/>
        </w:rPr>
        <w:t xml:space="preserve"> program sets a precedent for building capacity in trauma-informed, culturally sensitive care across India’s OSCs. Scaling such initiatives and addressing systemic barriers can improve the quality of support for GBV survivors, ensuring holistic care that addresses both immediate and long-term needs. </w:t>
      </w:r>
    </w:p>
    <w:p w14:paraId="6C6F91FF" w14:textId="77777777" w:rsidR="00D62AF4" w:rsidRPr="00C24040" w:rsidRDefault="00D62AF4" w:rsidP="00922CED">
      <w:pPr>
        <w:spacing w:line="276" w:lineRule="auto"/>
        <w:jc w:val="both"/>
        <w:rPr>
          <w:rFonts w:ascii="Times New Roman" w:hAnsi="Times New Roman" w:cs="Times New Roman"/>
          <w:b/>
          <w:bCs/>
        </w:rPr>
      </w:pPr>
    </w:p>
    <w:p w14:paraId="0F40D515" w14:textId="77777777" w:rsidR="00D62AF4" w:rsidRPr="00C24040" w:rsidRDefault="00D62AF4" w:rsidP="00922CED">
      <w:pPr>
        <w:spacing w:line="276" w:lineRule="auto"/>
        <w:jc w:val="both"/>
        <w:rPr>
          <w:rFonts w:ascii="Times New Roman" w:hAnsi="Times New Roman" w:cs="Times New Roman"/>
          <w:b/>
          <w:bCs/>
        </w:rPr>
      </w:pPr>
    </w:p>
    <w:p w14:paraId="33C89540" w14:textId="77777777" w:rsidR="00B639D2" w:rsidRDefault="00184582" w:rsidP="00922CED">
      <w:pPr>
        <w:spacing w:line="276" w:lineRule="auto"/>
        <w:jc w:val="both"/>
        <w:rPr>
          <w:rFonts w:ascii="Times New Roman" w:hAnsi="Times New Roman" w:cs="Times New Roman"/>
        </w:rPr>
      </w:pPr>
      <w:r w:rsidRPr="00C24040">
        <w:rPr>
          <w:rFonts w:ascii="Times New Roman" w:hAnsi="Times New Roman" w:cs="Times New Roman"/>
          <w:b/>
          <w:bCs/>
        </w:rPr>
        <w:t>I</w:t>
      </w:r>
      <w:r w:rsidR="00515467" w:rsidRPr="00C24040">
        <w:rPr>
          <w:rFonts w:ascii="Times New Roman" w:hAnsi="Times New Roman" w:cs="Times New Roman"/>
          <w:b/>
          <w:bCs/>
        </w:rPr>
        <w:t>NTRODUCTION</w:t>
      </w:r>
      <w:r w:rsidRPr="00C24040">
        <w:rPr>
          <w:rFonts w:ascii="Times New Roman" w:hAnsi="Times New Roman" w:cs="Times New Roman"/>
        </w:rPr>
        <w:br/>
      </w:r>
    </w:p>
    <w:p w14:paraId="16FC2ED4" w14:textId="77777777" w:rsidR="00B639D2" w:rsidRPr="00780367" w:rsidRDefault="00B639D2" w:rsidP="00922CED">
      <w:pPr>
        <w:spacing w:line="276" w:lineRule="auto"/>
        <w:rPr>
          <w:rFonts w:ascii="Times" w:hAnsi="Times"/>
        </w:rPr>
      </w:pPr>
    </w:p>
    <w:p w14:paraId="23EFFCB3" w14:textId="45936FC3" w:rsidR="00B639D2" w:rsidRPr="0088515D" w:rsidRDefault="00B639D2" w:rsidP="00922CED">
      <w:pPr>
        <w:spacing w:line="276" w:lineRule="auto"/>
        <w:jc w:val="both"/>
        <w:rPr>
          <w:rFonts w:ascii="Times" w:hAnsi="Times" w:cs="Times New Roman"/>
          <w:color w:val="000000" w:themeColor="text1"/>
        </w:rPr>
      </w:pPr>
      <w:r w:rsidRPr="00780367">
        <w:rPr>
          <w:rStyle w:val="Strong"/>
          <w:rFonts w:ascii="Times" w:hAnsi="Times" w:cs="Times New Roman"/>
          <w:shd w:val="clear" w:color="auto" w:fill="FFFFFF"/>
        </w:rPr>
        <w:t>Gender-based violence (</w:t>
      </w:r>
      <w:r w:rsidRPr="00780367">
        <w:rPr>
          <w:rStyle w:val="Strong"/>
          <w:rFonts w:ascii="Times" w:hAnsi="Times" w:cs="Calibri"/>
          <w:shd w:val="clear" w:color="auto" w:fill="FFFFFF"/>
        </w:rPr>
        <w:t>GBV)</w:t>
      </w:r>
      <w:r w:rsidRPr="00780367">
        <w:rPr>
          <w:rFonts w:ascii="Times" w:hAnsi="Times" w:cs="Calibri"/>
          <w:shd w:val="clear" w:color="auto" w:fill="FFFFFF"/>
        </w:rPr>
        <w:t> refers to violence "directed at an individual based on their gender", and the burden is disproportionately borne by women and girls (termed VAWG; Violence against Women and Girls)</w:t>
      </w:r>
      <w:r w:rsidRPr="00780367">
        <w:rPr>
          <w:rFonts w:ascii="Times" w:hAnsi="Times" w:cs="Calibri"/>
          <w:shd w:val="clear" w:color="auto" w:fill="FFFFFF"/>
        </w:rPr>
        <w:fldChar w:fldCharType="begin"/>
      </w:r>
      <w:r w:rsidRPr="00780367">
        <w:rPr>
          <w:rFonts w:ascii="Times" w:hAnsi="Times" w:cs="Calibri"/>
          <w:shd w:val="clear" w:color="auto" w:fill="FFFFFF"/>
        </w:rPr>
        <w:instrText xml:space="preserve"> ADDIN ZOTERO_ITEM CSL_CITATION {"citationID":"OXHlTQOU","properties":{"formattedCitation":"[1]","plainCitation":"[1]","noteIndex":0},"citationItems":[{"id":868,"uris":["http://zotero.org/users/7303659/items/7EIBFRLR"],"uri":["http://zotero.org/users/7303659/items/7EIBFRLR"],"itemData":{"id":868,"type":"webpage","title":"Gender-based Violence - Inter-Agency Field Manual on Reproductive Health in Humanitarian Settings - NCBI Bookshelf","URL":"https://www.ncbi.nlm.nih.gov/books/NBK305160/","accessed":{"date-parts":[["2024",3,27]]}}}],"schema":"https://github.com/citation-style-language/schema/raw/master/csl-citation.json"} </w:instrText>
      </w:r>
      <w:r w:rsidRPr="00780367">
        <w:rPr>
          <w:rFonts w:ascii="Times" w:hAnsi="Times" w:cs="Calibri"/>
          <w:shd w:val="clear" w:color="auto" w:fill="FFFFFF"/>
        </w:rPr>
        <w:fldChar w:fldCharType="separate"/>
      </w:r>
      <w:r w:rsidRPr="00780367">
        <w:rPr>
          <w:rFonts w:ascii="Times" w:hAnsi="Times" w:cs="Calibri"/>
          <w:shd w:val="clear" w:color="auto" w:fill="FFFFFF"/>
        </w:rPr>
        <w:t>[1]</w:t>
      </w:r>
      <w:r w:rsidRPr="00780367">
        <w:rPr>
          <w:rFonts w:ascii="Times" w:hAnsi="Times" w:cs="Calibri"/>
          <w:shd w:val="clear" w:color="auto" w:fill="FFFFFF"/>
        </w:rPr>
        <w:fldChar w:fldCharType="end"/>
      </w:r>
      <w:r w:rsidRPr="00780367">
        <w:rPr>
          <w:rFonts w:ascii="Times" w:hAnsi="Times" w:cs="Calibri"/>
          <w:shd w:val="clear" w:color="auto" w:fill="FFFFFF"/>
        </w:rPr>
        <w:t xml:space="preserve">. </w:t>
      </w:r>
      <w:r w:rsidRPr="00C8225F">
        <w:rPr>
          <w:rFonts w:ascii="Times" w:hAnsi="Times" w:cs="Calibri"/>
          <w:shd w:val="clear" w:color="auto" w:fill="FFFFFF"/>
        </w:rPr>
        <w:t>Globally, about 30% of women have experienced physical, emotional, or sexual violence from an intimate partner</w:t>
      </w:r>
      <w:r w:rsidRPr="00780367">
        <w:rPr>
          <w:rFonts w:ascii="Times" w:hAnsi="Times" w:cs="Calibri"/>
        </w:rPr>
        <w:t xml:space="preserve"> </w:t>
      </w:r>
      <w:r w:rsidRPr="00780367">
        <w:rPr>
          <w:rFonts w:ascii="Times" w:hAnsi="Times" w:cs="Calibri"/>
        </w:rPr>
        <w:fldChar w:fldCharType="begin"/>
      </w:r>
      <w:r w:rsidRPr="00780367">
        <w:rPr>
          <w:rFonts w:ascii="Times" w:hAnsi="Times" w:cs="Calibri"/>
        </w:rPr>
        <w:instrText xml:space="preserve"> ADDIN ZOTERO_ITEM CSL_CITATION {"citationID":"CBtwPNA9","properties":{"formattedCitation":"[2]","plainCitation":"[2]","noteIndex":0},"citationItems":[{"id":843,"uris":["http://zotero.org/users/7303659/items/DDUTEFPT"],"uri":["http://zotero.org/users/7303659/items/DDUTEFPT"],"itemData":{"id":843,"type":"book","abstract":"This report is based on an analysis of available prevalence data from surveys and studies conducted between 2000 and 2018, obtained through a systematic and comprehensive review of all available data on the prevalence of these two forms of violence against women. In 2016, the World Health Organization’s (WHO’s) Member States endorsed the Global plan of action to strengthen the role of the health system within a national multisectoral response to address interpersonal violence, in particular against women and girls, and against children, which includes improving the collection and use of robust data as one of its four strategic directions. Accurate and reliable statistics on violence against women are crucial to improve our understanding of the prevalence, nature and impact of this violence and how these may differ across settings and age cohorts, and to monitor changes over time.The collection, analysis and reporting of these data also play an important role in informing targeted investments into the development of effective and sustainable intersectoral prevention and response policies and programmes for reducing violence against women. While progress has been made, challenges remain in the availability, quality and timely reporting of data on violence against women.","ISBN":"978-92-4-002225-6","language":"en","note":"Google-Books-ID: 8sVqEAAAQBAJ","number-of-pages":"112","publisher":"World Health Organization","source":"Google Books","title":"Violence against women prevalence estimates, 2018: global, regional and national prevalence estimates for intimate partner violence against women and global and regional prevalence estimates for non-partner sexual violence against women","title-short":"Violence against women prevalence estimates, 2018","author":[{"family":"Organization","given":"World Health"}],"issued":{"date-parts":[["2021",3,9]]}}}],"schema":"https://github.com/citation-style-language/schema/raw/master/csl-citation.json"} </w:instrText>
      </w:r>
      <w:r w:rsidRPr="00780367">
        <w:rPr>
          <w:rFonts w:ascii="Times" w:hAnsi="Times" w:cs="Calibri"/>
        </w:rPr>
        <w:fldChar w:fldCharType="separate"/>
      </w:r>
      <w:r w:rsidRPr="00780367">
        <w:rPr>
          <w:rFonts w:ascii="Times" w:hAnsi="Times" w:cs="Calibri"/>
        </w:rPr>
        <w:t>[2]</w:t>
      </w:r>
      <w:r w:rsidRPr="00780367">
        <w:rPr>
          <w:rFonts w:ascii="Times" w:hAnsi="Times" w:cs="Calibri"/>
        </w:rPr>
        <w:fldChar w:fldCharType="end"/>
      </w:r>
      <w:r w:rsidRPr="00780367">
        <w:rPr>
          <w:rFonts w:ascii="Times" w:hAnsi="Times" w:cs="Calibri"/>
        </w:rPr>
        <w:t xml:space="preserve">. The rates are higher in low and middle-income countries. </w:t>
      </w:r>
      <w:r w:rsidR="001318A0" w:rsidRPr="00C24040">
        <w:rPr>
          <w:rFonts w:ascii="Times New Roman" w:hAnsi="Times New Roman" w:cs="Times New Roman"/>
        </w:rPr>
        <w:t xml:space="preserve">In India, </w:t>
      </w:r>
      <w:r w:rsidR="001318A0" w:rsidRPr="00C24040">
        <w:rPr>
          <w:rFonts w:ascii="Times New Roman" w:hAnsi="Times New Roman" w:cs="Times New Roman"/>
          <w:shd w:val="clear" w:color="auto" w:fill="FFFFFF"/>
        </w:rPr>
        <w:t xml:space="preserve">according to the National Family Health Survey-5, </w:t>
      </w:r>
      <w:r w:rsidR="001318A0" w:rsidRPr="00C24040">
        <w:rPr>
          <w:rFonts w:ascii="Times" w:hAnsi="Times"/>
          <w:color w:val="000000" w:themeColor="text1"/>
        </w:rPr>
        <w:t xml:space="preserve">about 29% of women aged 18-49 have ever experienced physical violence, about 6% of women aged 18-49 have ever experienced sexual violence in India in their lifetime, and about 14% of women aged 18-49 have experienced emotional violence in India. </w:t>
      </w:r>
      <w:r w:rsidR="001318A0" w:rsidRPr="00C24040">
        <w:rPr>
          <w:rFonts w:ascii="Times New Roman" w:hAnsi="Times New Roman" w:cs="Times New Roman"/>
          <w:shd w:val="clear" w:color="auto" w:fill="FFFFFF"/>
        </w:rPr>
        <w:t>Moreover</w:t>
      </w:r>
      <w:r w:rsidR="001318A0" w:rsidRPr="00885BF4">
        <w:rPr>
          <w:rFonts w:ascii="Times New Roman" w:hAnsi="Times New Roman" w:cs="Times New Roman"/>
          <w:shd w:val="clear" w:color="auto" w:fill="FFFFFF"/>
        </w:rPr>
        <w:t>, 29.3% of all married women aged 18–49 years have experienced spousal</w:t>
      </w:r>
      <w:r w:rsidR="00885BF4" w:rsidRPr="00885BF4">
        <w:rPr>
          <w:rFonts w:ascii="Times New Roman" w:hAnsi="Times New Roman" w:cs="Times New Roman"/>
          <w:shd w:val="clear" w:color="auto" w:fill="FFFFFF"/>
        </w:rPr>
        <w:t xml:space="preserve"> </w:t>
      </w:r>
      <w:r w:rsidR="001318A0" w:rsidRPr="00885BF4">
        <w:rPr>
          <w:rFonts w:ascii="Times New Roman" w:hAnsi="Times New Roman" w:cs="Times New Roman"/>
        </w:rPr>
        <w:t>violence at least once in their life</w:t>
      </w:r>
      <w:r w:rsidR="001318A0" w:rsidRPr="00885BF4">
        <w:rPr>
          <w:rFonts w:ascii="Times New Roman" w:hAnsi="Times New Roman" w:cs="Times New Roman"/>
          <w:shd w:val="clear" w:color="auto" w:fill="FFFFFF"/>
        </w:rPr>
        <w:fldChar w:fldCharType="begin"/>
      </w:r>
      <w:r w:rsidR="001318A0" w:rsidRPr="00885BF4">
        <w:rPr>
          <w:rFonts w:ascii="Times New Roman" w:hAnsi="Times New Roman" w:cs="Times New Roman"/>
          <w:shd w:val="clear" w:color="auto" w:fill="FFFFFF"/>
        </w:rPr>
        <w:instrText xml:space="preserve"> ADDIN ZOTERO_ITEM CSL_CITATION {"citationID":"dFiiLKXJ","properties":{"formattedCitation":"[3]","plainCitation":"[3]","noteIndex":0},"citationItems":[{"id":871,"uris":["http://zotero.org/users/7303659/items/GEXTQB7M"],"uri":["http://zotero.org/users/7303659/items/GEXTQB7M"],"itemData":{"id":871,"type":"webpage","title":"National Family Health Survey","URL":"https://rchiips.org/nfhs/","accessed":{"date-parts":[["2024",3,27]]}}}],"schema":"https://github.com/citation-style-language/schema/raw/master/csl-citation.json"} </w:instrText>
      </w:r>
      <w:r w:rsidR="001318A0" w:rsidRPr="00885BF4">
        <w:rPr>
          <w:rFonts w:ascii="Times New Roman" w:hAnsi="Times New Roman" w:cs="Times New Roman"/>
          <w:shd w:val="clear" w:color="auto" w:fill="FFFFFF"/>
        </w:rPr>
        <w:fldChar w:fldCharType="separate"/>
      </w:r>
      <w:r w:rsidR="001318A0" w:rsidRPr="00885BF4">
        <w:rPr>
          <w:rFonts w:ascii="Times New Roman" w:hAnsi="Times New Roman" w:cs="Times New Roman"/>
          <w:shd w:val="clear" w:color="auto" w:fill="FFFFFF"/>
        </w:rPr>
        <w:t>[3]</w:t>
      </w:r>
      <w:r w:rsidR="001318A0" w:rsidRPr="00885BF4">
        <w:rPr>
          <w:rFonts w:ascii="Times New Roman" w:hAnsi="Times New Roman" w:cs="Times New Roman"/>
          <w:shd w:val="clear" w:color="auto" w:fill="FFFFFF"/>
        </w:rPr>
        <w:fldChar w:fldCharType="end"/>
      </w:r>
      <w:r w:rsidR="001318A0" w:rsidRPr="00885BF4">
        <w:rPr>
          <w:rFonts w:ascii="Times New Roman" w:hAnsi="Times New Roman" w:cs="Times New Roman"/>
          <w:shd w:val="clear" w:color="auto" w:fill="FFFFFF"/>
        </w:rPr>
        <w:t>.</w:t>
      </w:r>
      <w:r w:rsidR="000027C8">
        <w:rPr>
          <w:rFonts w:ascii="Times New Roman" w:hAnsi="Times New Roman" w:cs="Times New Roman"/>
          <w:shd w:val="clear" w:color="auto" w:fill="FFFFFF"/>
        </w:rPr>
        <w:t xml:space="preserve"> </w:t>
      </w:r>
      <w:r w:rsidR="0088515D">
        <w:rPr>
          <w:rFonts w:ascii="Times" w:hAnsi="Times" w:cs="Times New Roman"/>
          <w:color w:val="000000" w:themeColor="text1"/>
        </w:rPr>
        <w:t>Despite this high burden, m</w:t>
      </w:r>
      <w:r w:rsidR="0088515D" w:rsidRPr="00C24040">
        <w:rPr>
          <w:rFonts w:ascii="Times" w:hAnsi="Times" w:cs="Times New Roman"/>
          <w:color w:val="000000" w:themeColor="text1"/>
        </w:rPr>
        <w:t xml:space="preserve">ost women in India who experience violence fail to seek help from formal agencies like the police or legal system. </w:t>
      </w:r>
      <w:r w:rsidR="0088515D" w:rsidRPr="00C24040">
        <w:rPr>
          <w:rFonts w:ascii="Times" w:hAnsi="Times"/>
          <w:color w:val="000000" w:themeColor="text1"/>
          <w:shd w:val="clear" w:color="auto" w:fill="FFFFFF"/>
        </w:rPr>
        <w:t xml:space="preserve">Studies </w:t>
      </w:r>
      <w:r w:rsidR="0088515D">
        <w:rPr>
          <w:rFonts w:ascii="Times" w:hAnsi="Times"/>
          <w:color w:val="000000" w:themeColor="text1"/>
          <w:shd w:val="clear" w:color="auto" w:fill="FFFFFF"/>
        </w:rPr>
        <w:t>suggest</w:t>
      </w:r>
      <w:r w:rsidR="0088515D" w:rsidRPr="00C24040">
        <w:rPr>
          <w:rFonts w:ascii="Times" w:hAnsi="Times"/>
          <w:color w:val="000000" w:themeColor="text1"/>
          <w:shd w:val="clear" w:color="auto" w:fill="FFFFFF"/>
        </w:rPr>
        <w:t xml:space="preserve"> that </w:t>
      </w:r>
      <w:r w:rsidR="0088515D">
        <w:rPr>
          <w:rFonts w:ascii="Times" w:hAnsi="Times"/>
          <w:color w:val="000000" w:themeColor="text1"/>
          <w:shd w:val="clear" w:color="auto" w:fill="FFFFFF"/>
        </w:rPr>
        <w:t xml:space="preserve">only </w:t>
      </w:r>
      <w:r w:rsidR="0088515D" w:rsidRPr="00C24040">
        <w:rPr>
          <w:rFonts w:ascii="Times" w:hAnsi="Times"/>
          <w:color w:val="000000" w:themeColor="text1"/>
          <w:shd w:val="clear" w:color="auto" w:fill="FFFFFF"/>
        </w:rPr>
        <w:t>between 14 and 24% of women have sought any form of help</w:t>
      </w:r>
      <w:r w:rsidR="0088515D">
        <w:rPr>
          <w:rFonts w:ascii="Times" w:hAnsi="Times"/>
          <w:color w:val="000000" w:themeColor="text1"/>
          <w:shd w:val="clear" w:color="auto" w:fill="FFFFFF"/>
        </w:rPr>
        <w:t>,</w:t>
      </w:r>
      <w:r w:rsidR="0088515D">
        <w:rPr>
          <w:rFonts w:ascii="Times" w:hAnsi="Times"/>
          <w:color w:val="000000" w:themeColor="text1"/>
          <w:shd w:val="clear" w:color="auto" w:fill="FFFFFF"/>
        </w:rPr>
        <w:t xml:space="preserve"> with </w:t>
      </w:r>
      <w:r w:rsidR="0088515D" w:rsidRPr="00C24040">
        <w:rPr>
          <w:rFonts w:ascii="Times" w:hAnsi="Times"/>
          <w:color w:val="000000" w:themeColor="text1"/>
          <w:shd w:val="clear" w:color="auto" w:fill="FFFFFF"/>
        </w:rPr>
        <w:t xml:space="preserve">less than 2% </w:t>
      </w:r>
      <w:r w:rsidR="0088515D">
        <w:rPr>
          <w:rFonts w:ascii="Times" w:hAnsi="Times"/>
          <w:color w:val="000000" w:themeColor="text1"/>
          <w:shd w:val="clear" w:color="auto" w:fill="FFFFFF"/>
        </w:rPr>
        <w:t>ap</w:t>
      </w:r>
      <w:r w:rsidR="000027C8">
        <w:rPr>
          <w:rFonts w:ascii="Times" w:hAnsi="Times"/>
          <w:color w:val="000000" w:themeColor="text1"/>
          <w:shd w:val="clear" w:color="auto" w:fill="FFFFFF"/>
        </w:rPr>
        <w:t>p</w:t>
      </w:r>
      <w:r w:rsidR="0088515D">
        <w:rPr>
          <w:rFonts w:ascii="Times" w:hAnsi="Times"/>
          <w:color w:val="000000" w:themeColor="text1"/>
          <w:shd w:val="clear" w:color="auto" w:fill="FFFFFF"/>
        </w:rPr>
        <w:t>roaching</w:t>
      </w:r>
      <w:r w:rsidR="0088515D">
        <w:rPr>
          <w:rFonts w:ascii="Times" w:hAnsi="Times"/>
          <w:color w:val="000000" w:themeColor="text1"/>
          <w:shd w:val="clear" w:color="auto" w:fill="FFFFFF"/>
        </w:rPr>
        <w:t xml:space="preserve"> organisations such as protection agencies or the police</w:t>
      </w:r>
      <w:r w:rsidR="0088515D">
        <w:rPr>
          <w:rFonts w:ascii="Times" w:hAnsi="Times"/>
          <w:color w:val="000000" w:themeColor="text1"/>
          <w:shd w:val="clear" w:color="auto" w:fill="FFFFFF"/>
        </w:rPr>
        <w:t xml:space="preserve">, often due to </w:t>
      </w:r>
      <w:r w:rsidR="0088515D" w:rsidRPr="00C24040">
        <w:rPr>
          <w:rFonts w:ascii="Times" w:hAnsi="Times" w:cs="Times New Roman"/>
          <w:color w:val="000000" w:themeColor="text1"/>
        </w:rPr>
        <w:t>social stigma, fear of escalation</w:t>
      </w:r>
      <w:r w:rsidR="0088515D">
        <w:rPr>
          <w:rFonts w:ascii="Times" w:hAnsi="Times" w:cs="Times New Roman"/>
          <w:color w:val="000000" w:themeColor="text1"/>
        </w:rPr>
        <w:t xml:space="preserve"> of violence</w:t>
      </w:r>
      <w:r w:rsidR="0088515D" w:rsidRPr="00C24040">
        <w:rPr>
          <w:rFonts w:ascii="Times" w:hAnsi="Times" w:cs="Times New Roman"/>
          <w:color w:val="000000" w:themeColor="text1"/>
        </w:rPr>
        <w:t xml:space="preserve">, lack of alternative financial and social support resources, and </w:t>
      </w:r>
      <w:r w:rsidR="0088515D">
        <w:rPr>
          <w:rFonts w:ascii="Times" w:hAnsi="Times" w:cs="Times New Roman"/>
          <w:color w:val="000000" w:themeColor="text1"/>
        </w:rPr>
        <w:t>systemic barriers to access</w:t>
      </w:r>
      <w:r w:rsidR="0088515D" w:rsidRPr="00C24040">
        <w:rPr>
          <w:rFonts w:ascii="Times" w:hAnsi="Times" w:cs="Times New Roman"/>
          <w:color w:val="000000" w:themeColor="text1"/>
        </w:rPr>
        <w:fldChar w:fldCharType="begin"/>
      </w:r>
      <w:r w:rsidR="0088515D" w:rsidRPr="00C24040">
        <w:rPr>
          <w:rFonts w:ascii="Times" w:hAnsi="Times" w:cs="Times New Roman"/>
          <w:color w:val="000000" w:themeColor="text1"/>
        </w:rPr>
        <w:instrText xml:space="preserve"> ADDIN ZOTERO_ITEM CSL_CITATION {"citationID":"jgWITZc9","properties":{"formattedCitation":"[4,5]","plainCitation":"[4,5]","dontUpdate":true,"noteIndex":0},"citationItems":[{"id":945,"uris":["http://zotero.org/users/7303659/items/AJZWMNWJ"],"uri":["http://zotero.org/users/7303659/items/AJZWMNWJ"],"itemData":{"id":945,"type":"article-journal","abstract":"Intimate partner violence (IPV) against women has harmful effects on their psychological and physical health. However, help-seeking for IPV is significantly low among women in the Indian context. This study examines the different factors that influence help-seeking behaviour among women in India. It also studies associations of the type of IPV with the source of help.","container-title":"BMC Global and Public Health","DOI":"10.1186/s44263-024-00056-3","ISSN":"2731-913X","issue":"1","journalAbbreviation":"BMC Global and Public Health","page":"25","source":"BioMed Central","title":"Factors associated with help-seeking by women facing intimate partner violence in India: findings from National Family Health Survey-5 (2019–2021)","title-short":"Factors associated with help-seeking by women facing intimate partner violence in India","volume":"2","author":[{"family":"Ghoshal","given":"Rakhi"},{"family":"Patil","given":"Priti"},{"family":"Sinha","given":"Isha"},{"family":"Gadgil","given":"Anita"},{"family":"Nathani","given":"Priyansh"},{"family":"Jain","given":"Nethra"},{"family":"Ramasubramani","given":"Premkumar"},{"family":"Roy","given":"Nobhojit"}],"issued":{"date-parts":[["2024",4,17]]}}},{"id":942,"uris":["http://zotero.org/users/7303659/items/Y7RQH8L4"],"uri":["http://zotero.org/users/7303659/items/Y7RQH8L4"],"itemData":{"id":942,"type":"article-journal","abstract":"Background\nSpousal violence against women is prevalent in India (29%). Studies from various countries have shown that few women exposed to intimate partner violence or spousal violence seek help, especially in low-income countries. The objective of this study was to estimate the prevalence and predictors of help-seeking among women in India who have experienced various types of spousal violence.\n\nMethods\nCross-sectional data on 19,125 married, separated, divorced or widowed women in India who had experienced physical or sexual violence at the hands of their husbands were obtained from the India National Family Health Survey III 2005–2006. Bivariate and multivariate logistic regression analyses were carried out.\n\nResults\nLess than one fourth (23.7%) of married, separated, divorced or widowed women in India who had experienced some form of physical or sexual spousal violence had sought help, but only 1% had sought help from formal institutions. Help-seeking was most prevalent in women who had been exposed to a combination of physical, sexual and emotional abuse (48.8%) and the least prevalent in women who had experienced sexual violence only (1.5%). Experience of severe violence and violence resulting in injury were the strongest predictors of help-seeking. Having education, being Christian or an acknowledged adherent of another minority religion - mainly Buddhism and Sikhism (Islam not included), getting married after the age of 21 and living in the South region were also associated with seeking help. Women in the North and Northeast regions were less likely to seek help, as were women with children and women who thought that a husband could be justified in hitting his wife.\n\nConclusions\nVery few Indian women who experience spousal violence seek help. The characteristics of the violence are the strongest predictors of help-seeking, but sociodemographic factors are also influential. We recommend efforts to ensure educational attainment for girls, prevention of child marriages, and that police officers and health care staff should be educated about intimate partner violence and in how to respond to women who seek help. It is important to tackle norms and attitudes surrounding violence against women, as well as attitudes to women who disclose violence.\n\nElectronic supplementary material\nThe online version of this article (10.1186/s12905-017-0453-4) contains supplementary material, which is available to authorized users.","container-title":"BMC Women's Health","DOI":"10.1186/s12905-017-0453-4","ISSN":"1472-6874","journalAbbreviation":"BMC Womens Health","note":"PMID: 29100538\nPMCID: PMC5670508","page":"99","source":"PubMed Central","title":"Prevalence and predictors of help-seeking for women exposed to spousal violence in India – a cross-sectional study","volume":"17","author":[{"family":"Leonardsson","given":"Malin"},{"family":"San Sebastian","given":"Miguel"}],"issued":{"date-parts":[["2017",11,3]]}}}],"schema":"https://github.com/citation-style-language/schema/raw/master/csl-citation.json"} </w:instrText>
      </w:r>
      <w:r w:rsidR="0088515D" w:rsidRPr="00C24040">
        <w:rPr>
          <w:rFonts w:ascii="Times" w:hAnsi="Times" w:cs="Times New Roman"/>
          <w:color w:val="000000" w:themeColor="text1"/>
        </w:rPr>
        <w:fldChar w:fldCharType="separate"/>
      </w:r>
      <w:r w:rsidR="0088515D" w:rsidRPr="00C24040">
        <w:rPr>
          <w:rFonts w:ascii="Times" w:hAnsi="Times" w:cs="Times New Roman"/>
          <w:color w:val="000000" w:themeColor="text1"/>
          <w:kern w:val="0"/>
        </w:rPr>
        <w:t>[4–7]</w:t>
      </w:r>
      <w:r w:rsidR="0088515D" w:rsidRPr="00C24040">
        <w:rPr>
          <w:rFonts w:ascii="Times" w:hAnsi="Times" w:cs="Times New Roman"/>
          <w:color w:val="000000" w:themeColor="text1"/>
        </w:rPr>
        <w:fldChar w:fldCharType="end"/>
      </w:r>
      <w:r w:rsidR="0088515D" w:rsidRPr="00C24040">
        <w:rPr>
          <w:rFonts w:ascii="Times" w:hAnsi="Times" w:cs="Times New Roman"/>
          <w:color w:val="000000" w:themeColor="text1"/>
        </w:rPr>
        <w:t xml:space="preserve">. </w:t>
      </w:r>
      <w:r w:rsidR="0088515D">
        <w:rPr>
          <w:rFonts w:ascii="Times New Roman" w:hAnsi="Times New Roman" w:cs="Times New Roman"/>
          <w:shd w:val="clear" w:color="auto" w:fill="FFFFFF"/>
        </w:rPr>
        <w:br/>
      </w:r>
    </w:p>
    <w:p w14:paraId="48BE31F9" w14:textId="50C4685A" w:rsidR="00B639D2" w:rsidRPr="00B639D2" w:rsidRDefault="000027C8" w:rsidP="00922CED">
      <w:pPr>
        <w:spacing w:line="276" w:lineRule="auto"/>
        <w:jc w:val="both"/>
        <w:rPr>
          <w:rFonts w:ascii="Times" w:hAnsi="Times" w:cs="Calibri"/>
          <w:color w:val="000000" w:themeColor="text1"/>
          <w:shd w:val="clear" w:color="auto" w:fill="FFFFFF"/>
        </w:rPr>
      </w:pPr>
      <w:r>
        <w:rPr>
          <w:rFonts w:ascii="Times" w:hAnsi="Times" w:cs="Calibri"/>
          <w:color w:val="000000" w:themeColor="text1"/>
        </w:rPr>
        <w:t xml:space="preserve">The </w:t>
      </w:r>
      <w:r w:rsidR="00222AE7">
        <w:rPr>
          <w:rFonts w:ascii="Times" w:hAnsi="Times" w:cs="Calibri"/>
          <w:color w:val="000000" w:themeColor="text1"/>
        </w:rPr>
        <w:t>mental health burden associated</w:t>
      </w:r>
      <w:r>
        <w:rPr>
          <w:rFonts w:ascii="Times" w:hAnsi="Times" w:cs="Calibri"/>
          <w:color w:val="000000" w:themeColor="text1"/>
        </w:rPr>
        <w:t xml:space="preserve"> is profound. </w:t>
      </w:r>
      <w:r w:rsidR="00B639D2" w:rsidRPr="00B639D2">
        <w:rPr>
          <w:rFonts w:ascii="Times" w:hAnsi="Times" w:cs="Calibri"/>
          <w:color w:val="000000" w:themeColor="text1"/>
        </w:rPr>
        <w:t>The Lancet</w:t>
      </w:r>
      <w:r w:rsidR="0088515D">
        <w:rPr>
          <w:rFonts w:ascii="Times" w:hAnsi="Times" w:cs="Calibri"/>
          <w:color w:val="000000" w:themeColor="text1"/>
        </w:rPr>
        <w:t xml:space="preserve"> Psychiatry</w:t>
      </w:r>
      <w:r w:rsidR="00B639D2" w:rsidRPr="00B639D2">
        <w:rPr>
          <w:rFonts w:ascii="Times" w:hAnsi="Times" w:cs="Calibri"/>
          <w:color w:val="000000" w:themeColor="text1"/>
        </w:rPr>
        <w:t xml:space="preserve"> Commission </w:t>
      </w:r>
      <w:r w:rsidR="00B2397E">
        <w:rPr>
          <w:rFonts w:ascii="Times" w:hAnsi="Times" w:cs="Calibri"/>
          <w:color w:val="000000" w:themeColor="text1"/>
        </w:rPr>
        <w:t xml:space="preserve">has </w:t>
      </w:r>
      <w:r w:rsidR="0088515D">
        <w:rPr>
          <w:rFonts w:ascii="Times" w:hAnsi="Times" w:cs="Calibri"/>
          <w:color w:val="000000" w:themeColor="text1"/>
        </w:rPr>
        <w:t>highlighted</w:t>
      </w:r>
      <w:r w:rsidR="00B639D2" w:rsidRPr="00B639D2">
        <w:rPr>
          <w:rFonts w:ascii="Times" w:hAnsi="Times" w:cs="Calibri"/>
          <w:color w:val="000000" w:themeColor="text1"/>
        </w:rPr>
        <w:t xml:space="preserve"> that e</w:t>
      </w:r>
      <w:r w:rsidR="00B639D2" w:rsidRPr="00B639D2">
        <w:rPr>
          <w:rFonts w:ascii="Times" w:hAnsi="Times" w:cs="Calibri"/>
          <w:color w:val="000000" w:themeColor="text1"/>
          <w:shd w:val="clear" w:color="auto" w:fill="FFFFFF"/>
        </w:rPr>
        <w:t xml:space="preserve">xposure to intimate partner violence (IPV) and GBV </w:t>
      </w:r>
      <w:r w:rsidR="0088515D">
        <w:rPr>
          <w:rFonts w:ascii="Times" w:hAnsi="Times" w:cs="Calibri"/>
          <w:color w:val="000000" w:themeColor="text1"/>
          <w:shd w:val="clear" w:color="auto" w:fill="FFFFFF"/>
        </w:rPr>
        <w:t>across the life span</w:t>
      </w:r>
      <w:r w:rsidR="00B639D2" w:rsidRPr="00B639D2">
        <w:rPr>
          <w:rFonts w:ascii="Times" w:hAnsi="Times" w:cs="Calibri"/>
          <w:color w:val="000000" w:themeColor="text1"/>
          <w:shd w:val="clear" w:color="auto" w:fill="FFFFFF"/>
        </w:rPr>
        <w:t xml:space="preserve"> significantly increases the </w:t>
      </w:r>
      <w:r w:rsidR="0088515D">
        <w:rPr>
          <w:rFonts w:ascii="Times" w:hAnsi="Times" w:cs="Calibri"/>
          <w:color w:val="000000" w:themeColor="text1"/>
          <w:shd w:val="clear" w:color="auto" w:fill="FFFFFF"/>
        </w:rPr>
        <w:t>risk</w:t>
      </w:r>
      <w:r w:rsidR="00B639D2" w:rsidRPr="00B639D2">
        <w:rPr>
          <w:rFonts w:ascii="Times" w:hAnsi="Times" w:cs="Calibri"/>
          <w:color w:val="000000" w:themeColor="text1"/>
          <w:shd w:val="clear" w:color="auto" w:fill="FFFFFF"/>
        </w:rPr>
        <w:t xml:space="preserve"> of mental health problems, including depression, anxiety, post-traumatic stress disorder (PTSD), suicidal ideation, and suicide attempts</w:t>
      </w:r>
      <w:r w:rsidR="00B2397E">
        <w:rPr>
          <w:rFonts w:ascii="Times" w:hAnsi="Times" w:cs="Calibri"/>
          <w:color w:val="000000" w:themeColor="text1"/>
          <w:shd w:val="clear" w:color="auto" w:fill="FFFFFF"/>
        </w:rPr>
        <w:t xml:space="preserve"> </w:t>
      </w:r>
      <w:r w:rsidR="00B2397E">
        <w:rPr>
          <w:rFonts w:ascii="Times" w:hAnsi="Times" w:cs="Calibri"/>
          <w:color w:val="000000" w:themeColor="text1"/>
          <w:shd w:val="clear" w:color="auto" w:fill="FFFFFF"/>
        </w:rPr>
        <w:fldChar w:fldCharType="begin"/>
      </w:r>
      <w:r w:rsidR="0032329F">
        <w:rPr>
          <w:rFonts w:ascii="Times" w:hAnsi="Times" w:cs="Calibri"/>
          <w:color w:val="000000" w:themeColor="text1"/>
          <w:shd w:val="clear" w:color="auto" w:fill="FFFFFF"/>
        </w:rPr>
        <w:instrText xml:space="preserve"> ADDIN ZOTERO_ITEM CSL_CITATION {"citationID":"MywDpdp6","properties":{"formattedCitation":"[6]","plainCitation":"[6]","noteIndex":0},"citationItems":[{"id":895,"uris":["http://zotero.org/users/7303659/items/459ETWSX"],"uri":["http://zotero.org/users/7303659/items/459ETWSX"],"itemData":{"id":895,"type":"webpage","title":"The Lancet Psychiatry Commission on intimate partner violence and mental health: advancing mental health services, research, and policy - The Lancet Psychiatry","URL":"https://www.thelancet.com/journals/lanpsy/article/PIIS2215-0366(22)00008-6/fulltext","accessed":{"date-parts":[["2024",3,27]]}}}],"schema":"https://github.com/citation-style-language/schema/raw/master/csl-citation.json"} </w:instrText>
      </w:r>
      <w:r w:rsidR="00B2397E">
        <w:rPr>
          <w:rFonts w:ascii="Times" w:hAnsi="Times" w:cs="Calibri"/>
          <w:color w:val="000000" w:themeColor="text1"/>
          <w:shd w:val="clear" w:color="auto" w:fill="FFFFFF"/>
        </w:rPr>
        <w:fldChar w:fldCharType="separate"/>
      </w:r>
      <w:r w:rsidR="0032329F">
        <w:rPr>
          <w:rFonts w:ascii="Times" w:hAnsi="Times" w:cs="Calibri"/>
          <w:noProof/>
          <w:color w:val="000000" w:themeColor="text1"/>
          <w:shd w:val="clear" w:color="auto" w:fill="FFFFFF"/>
        </w:rPr>
        <w:t>[6]</w:t>
      </w:r>
      <w:r w:rsidR="00B2397E">
        <w:rPr>
          <w:rFonts w:ascii="Times" w:hAnsi="Times" w:cs="Calibri"/>
          <w:color w:val="000000" w:themeColor="text1"/>
          <w:shd w:val="clear" w:color="auto" w:fill="FFFFFF"/>
        </w:rPr>
        <w:fldChar w:fldCharType="end"/>
      </w:r>
      <w:r w:rsidR="00B639D2" w:rsidRPr="00B639D2">
        <w:rPr>
          <w:rFonts w:ascii="Times" w:hAnsi="Times" w:cs="Calibri"/>
          <w:color w:val="000000" w:themeColor="text1"/>
          <w:shd w:val="clear" w:color="auto" w:fill="FFFFFF"/>
        </w:rPr>
        <w:t xml:space="preserve">. Knowledge of both the prevalence and skills in screening for mental health and substance abuse </w:t>
      </w:r>
      <w:r w:rsidR="0088515D">
        <w:rPr>
          <w:rFonts w:ascii="Times" w:hAnsi="Times" w:cs="Calibri"/>
          <w:color w:val="000000" w:themeColor="text1"/>
          <w:shd w:val="clear" w:color="auto" w:fill="FFFFFF"/>
        </w:rPr>
        <w:t>problems</w:t>
      </w:r>
      <w:r w:rsidR="00B639D2" w:rsidRPr="00B639D2">
        <w:rPr>
          <w:rFonts w:ascii="Times" w:hAnsi="Times" w:cs="Calibri"/>
          <w:color w:val="000000" w:themeColor="text1"/>
          <w:shd w:val="clear" w:color="auto" w:fill="FFFFFF"/>
        </w:rPr>
        <w:t xml:space="preserve"> among survivors seeking help is </w:t>
      </w:r>
      <w:r w:rsidR="0088515D">
        <w:rPr>
          <w:rFonts w:ascii="Times" w:hAnsi="Times" w:cs="Calibri"/>
          <w:color w:val="000000" w:themeColor="text1"/>
          <w:shd w:val="clear" w:color="auto" w:fill="FFFFFF"/>
        </w:rPr>
        <w:t xml:space="preserve">therefore </w:t>
      </w:r>
      <w:r w:rsidR="00B639D2" w:rsidRPr="00B639D2">
        <w:rPr>
          <w:rFonts w:ascii="Times" w:hAnsi="Times" w:cs="Calibri"/>
          <w:color w:val="000000" w:themeColor="text1"/>
          <w:shd w:val="clear" w:color="auto" w:fill="FFFFFF"/>
        </w:rPr>
        <w:t>crucial to understanding their experiences</w:t>
      </w:r>
      <w:r w:rsidR="005C4EB6">
        <w:rPr>
          <w:rFonts w:ascii="Times" w:hAnsi="Times" w:cs="Calibri"/>
          <w:color w:val="000000" w:themeColor="text1"/>
          <w:shd w:val="clear" w:color="auto" w:fill="FFFFFF"/>
        </w:rPr>
        <w:t xml:space="preserve"> and ensuring </w:t>
      </w:r>
      <w:r w:rsidR="00B639D2" w:rsidRPr="00B639D2">
        <w:rPr>
          <w:rFonts w:ascii="Times" w:hAnsi="Times" w:cs="Calibri"/>
          <w:color w:val="000000" w:themeColor="text1"/>
          <w:shd w:val="clear" w:color="auto" w:fill="FFFFFF"/>
        </w:rPr>
        <w:t>appropriate referrals</w:t>
      </w:r>
      <w:r w:rsidR="00B2397E">
        <w:rPr>
          <w:rFonts w:ascii="Times" w:hAnsi="Times" w:cs="Calibri"/>
          <w:color w:val="000000" w:themeColor="text1"/>
          <w:shd w:val="clear" w:color="auto" w:fill="FFFFFF"/>
        </w:rPr>
        <w:t xml:space="preserve"> </w:t>
      </w:r>
      <w:r w:rsidR="00B2397E">
        <w:rPr>
          <w:rFonts w:ascii="Times" w:hAnsi="Times" w:cs="Calibri"/>
          <w:color w:val="000000" w:themeColor="text1"/>
          <w:shd w:val="clear" w:color="auto" w:fill="FFFFFF"/>
        </w:rPr>
        <w:fldChar w:fldCharType="begin"/>
      </w:r>
      <w:r w:rsidR="0032329F">
        <w:rPr>
          <w:rFonts w:ascii="Times" w:hAnsi="Times" w:cs="Calibri"/>
          <w:color w:val="000000" w:themeColor="text1"/>
          <w:shd w:val="clear" w:color="auto" w:fill="FFFFFF"/>
        </w:rPr>
        <w:instrText xml:space="preserve"> ADDIN ZOTERO_ITEM CSL_CITATION {"citationID":"EioRK5sL","properties":{"formattedCitation":"[7]","plainCitation":"[7]","noteIndex":0},"citationItems":[{"id":1016,"uris":["http://zotero.org/users/7303659/items/YHDLHIFJ"],"uri":["http://zotero.org/users/7303659/items/YHDLHIFJ"],"itemData":{"id":1016,"type":"article-journal","abstract":"Domestic violence (DV) continues to constitute an enormous public health problem in the United States. Knowledge and understanding of the complexities involved in DV has grown significantly in recent years revealing a need for providers who have broad training in a variety of legal, safety, developmental, and clinical issues that face families impacted by DV. This article reviews current approaches to training and the ability of such methods to adequately prepare providers. There are no national standards for providers at any level from DV advocates to batterer interventionists, to clinicians with the required hours of training in most states at an alarmingly low level. Few states require cross training for those working as victim advocates or batterer interventionists. The systems that currently provide segregated and limited training create silos of service that are less effective. A proposed set of standards and training guidelines are proposed for DV advocates, batterer interventionists, and clinicians along with a discussion of the implications of such standards for the field. (PsycInfo Database Record (c) 2025 APA, all rights reserved)","container-title":"Psychology of Violence","DOI":"10.1037/a0036022","ISSN":"2152-081X","issue":"2","note":"publisher-place: US\npublisher: Educational Publishing Foundation","page":"117-127","source":"APA PsycNet","title":"Training and certification for domestic violence service providers: The need for a national standard curriculum and training approach","title-short":"Training and certification for domestic violence service providers","volume":"4","author":[{"family":"Stover","given":"Carla Smith"},{"family":"Lent","given":"Kimberly"}],"issued":{"date-parts":[["2014"]]}}}],"schema":"https://github.com/citation-style-language/schema/raw/master/csl-citation.json"} </w:instrText>
      </w:r>
      <w:r w:rsidR="00B2397E">
        <w:rPr>
          <w:rFonts w:ascii="Times" w:hAnsi="Times" w:cs="Calibri"/>
          <w:color w:val="000000" w:themeColor="text1"/>
          <w:shd w:val="clear" w:color="auto" w:fill="FFFFFF"/>
        </w:rPr>
        <w:fldChar w:fldCharType="separate"/>
      </w:r>
      <w:r w:rsidR="0032329F">
        <w:rPr>
          <w:rFonts w:ascii="Times" w:hAnsi="Times" w:cs="Calibri"/>
          <w:noProof/>
          <w:color w:val="000000" w:themeColor="text1"/>
          <w:shd w:val="clear" w:color="auto" w:fill="FFFFFF"/>
        </w:rPr>
        <w:t>[7]</w:t>
      </w:r>
      <w:r w:rsidR="00B2397E">
        <w:rPr>
          <w:rFonts w:ascii="Times" w:hAnsi="Times" w:cs="Calibri"/>
          <w:color w:val="000000" w:themeColor="text1"/>
          <w:shd w:val="clear" w:color="auto" w:fill="FFFFFF"/>
        </w:rPr>
        <w:fldChar w:fldCharType="end"/>
      </w:r>
      <w:r w:rsidR="00B639D2" w:rsidRPr="00B639D2">
        <w:rPr>
          <w:rFonts w:ascii="Times" w:hAnsi="Times" w:cs="Calibri"/>
          <w:color w:val="000000" w:themeColor="text1"/>
          <w:shd w:val="clear" w:color="auto" w:fill="FFFFFF"/>
        </w:rPr>
        <w:t>.</w:t>
      </w:r>
    </w:p>
    <w:p w14:paraId="438FFA38" w14:textId="77777777" w:rsidR="00B639D2" w:rsidRPr="00B639D2" w:rsidRDefault="00B639D2" w:rsidP="00922CED">
      <w:pPr>
        <w:spacing w:line="276" w:lineRule="auto"/>
        <w:jc w:val="both"/>
        <w:rPr>
          <w:rFonts w:ascii="Times" w:hAnsi="Times" w:cs="Calibri"/>
          <w:color w:val="000000" w:themeColor="text1"/>
          <w:shd w:val="clear" w:color="auto" w:fill="FFFFFF"/>
        </w:rPr>
      </w:pPr>
    </w:p>
    <w:p w14:paraId="1E24E9F8" w14:textId="6186ABC6" w:rsidR="000027C8" w:rsidRPr="00780367" w:rsidRDefault="0088515D" w:rsidP="000027C8">
      <w:pPr>
        <w:spacing w:line="276" w:lineRule="auto"/>
        <w:rPr>
          <w:rFonts w:ascii="Times" w:hAnsi="Times"/>
        </w:rPr>
      </w:pPr>
      <w:r>
        <w:rPr>
          <w:rFonts w:ascii="Times" w:hAnsi="Times" w:cs="Calibri"/>
          <w:shd w:val="clear" w:color="auto" w:fill="FFFFFF"/>
        </w:rPr>
        <w:t>Despite this recognized need,</w:t>
      </w:r>
      <w:r w:rsidR="00B639D2" w:rsidRPr="00780367">
        <w:rPr>
          <w:rFonts w:ascii="Times" w:hAnsi="Times" w:cs="Calibri"/>
          <w:shd w:val="clear" w:color="auto" w:fill="FFFFFF"/>
        </w:rPr>
        <w:t xml:space="preserve"> </w:t>
      </w:r>
      <w:r w:rsidR="009B7E15">
        <w:rPr>
          <w:rFonts w:ascii="Times" w:hAnsi="Times" w:cs="Calibri"/>
          <w:shd w:val="clear" w:color="auto" w:fill="FFFFFF"/>
        </w:rPr>
        <w:t>mental health screening is not routinely integrated into many programs addressing GBV</w:t>
      </w:r>
      <w:r w:rsidR="00B639D2" w:rsidRPr="00780367">
        <w:rPr>
          <w:rFonts w:ascii="Times" w:hAnsi="Times" w:cs="Calibri"/>
          <w:shd w:val="clear" w:color="auto" w:fill="FFFFFF"/>
        </w:rPr>
        <w:t>, often due to lack of training, resources, and</w:t>
      </w:r>
      <w:r w:rsidR="009B7E15">
        <w:rPr>
          <w:rFonts w:ascii="Times" w:hAnsi="Times" w:cs="Calibri"/>
          <w:shd w:val="clear" w:color="auto" w:fill="FFFFFF"/>
        </w:rPr>
        <w:t>/or</w:t>
      </w:r>
      <w:r w:rsidR="00B639D2" w:rsidRPr="00780367">
        <w:rPr>
          <w:rFonts w:ascii="Times" w:hAnsi="Times" w:cs="Calibri"/>
          <w:shd w:val="clear" w:color="auto" w:fill="FFFFFF"/>
        </w:rPr>
        <w:t xml:space="preserve"> time</w:t>
      </w:r>
      <w:r w:rsidR="00B2397E">
        <w:rPr>
          <w:rFonts w:ascii="Times" w:hAnsi="Times" w:cs="Calibri"/>
          <w:shd w:val="clear" w:color="auto" w:fill="FFFFFF"/>
        </w:rPr>
        <w:fldChar w:fldCharType="begin"/>
      </w:r>
      <w:r w:rsidR="0032329F">
        <w:rPr>
          <w:rFonts w:ascii="Times" w:hAnsi="Times" w:cs="Calibri"/>
          <w:shd w:val="clear" w:color="auto" w:fill="FFFFFF"/>
        </w:rPr>
        <w:instrText xml:space="preserve"> ADDIN ZOTERO_ITEM CSL_CITATION {"citationID":"BpTzc9rK","properties":{"formattedCitation":"[8]","plainCitation":"[8]","noteIndex":0},"citationItems":[{"id":1019,"uris":["http://zotero.org/users/7303659/items/MDE97LIP"],"uri":["http://zotero.org/users/7303659/items/MDE97LIP"],"itemData":{"id":1019,"type":"article-journal","abstract":"Barriers to assessing and treating mental health problems with intimate partner violence (IPV) survivors were identified with qualitative responses from 62 IPV helping professionals who participated in an online survey question. Data were analyzed using a concept mapping approach, which resulted in following eight distinct clusters: (a) unsure, (b) limited IPV specific resources, (c) barriers to access, (d) systems-taboos, (e) immediate crisis needs, (f) fear-stigma, (g) offender's control and (h) cultural concerns. The opinions expressed in these clusters help to better explain logistic, relational, and intrapersonal obstacles that can limit women IPV survivors' ability to receive care for mental health conditions. Extending previous quantitative work by the authors (Simmons, Whalley, &amp; Beck, 2014), the current portion of this project generates new ways of looking at barriers to service delivery, which can be used to develop theory and guide further research.","container-title":"Journal of Interpersonal Violence","DOI":"10.1177/0886260514552275","ISSN":"1552-6518","issue":"12","journalAbbreviation":"J Interpers Violence","language":"eng","note":"PMID: 25304669","page":"2067-2086","source":"PubMed","title":"Real-World Barriers to Assessing and Treating Mental Health Problems With IPV Survivors: A Qualitative Study","title-short":"Real-World Barriers to Assessing and Treating Mental Health Problems With IPV Survivors","volume":"30","author":[{"family":"Simmons","given":"Catherine A."},{"family":"Lindsey","given":"Leslie"},{"family":"Delaney","given":"Matthew J."},{"family":"Whalley","given":"Anna"},{"family":"Beck","given":"J. Gayle"}],"issued":{"date-parts":[["2015",7]]}}}],"schema":"https://github.com/citation-style-language/schema/raw/master/csl-citation.json"} </w:instrText>
      </w:r>
      <w:r w:rsidR="00B2397E">
        <w:rPr>
          <w:rFonts w:ascii="Times" w:hAnsi="Times" w:cs="Calibri"/>
          <w:shd w:val="clear" w:color="auto" w:fill="FFFFFF"/>
        </w:rPr>
        <w:fldChar w:fldCharType="separate"/>
      </w:r>
      <w:r w:rsidR="0032329F">
        <w:rPr>
          <w:rFonts w:ascii="Times" w:hAnsi="Times" w:cs="Calibri"/>
          <w:noProof/>
          <w:shd w:val="clear" w:color="auto" w:fill="FFFFFF"/>
        </w:rPr>
        <w:t>[8]</w:t>
      </w:r>
      <w:r w:rsidR="00B2397E">
        <w:rPr>
          <w:rFonts w:ascii="Times" w:hAnsi="Times" w:cs="Calibri"/>
          <w:shd w:val="clear" w:color="auto" w:fill="FFFFFF"/>
        </w:rPr>
        <w:fldChar w:fldCharType="end"/>
      </w:r>
      <w:r w:rsidR="00B2397E">
        <w:rPr>
          <w:rFonts w:ascii="Times" w:hAnsi="Times" w:cs="Calibri"/>
          <w:shd w:val="clear" w:color="auto" w:fill="FFFFFF"/>
        </w:rPr>
        <w:t xml:space="preserve">. </w:t>
      </w:r>
      <w:r w:rsidR="00B639D2" w:rsidRPr="00780367">
        <w:rPr>
          <w:rFonts w:ascii="Times" w:hAnsi="Times"/>
        </w:rPr>
        <w:t xml:space="preserve">Studies </w:t>
      </w:r>
      <w:r w:rsidR="00B639D2" w:rsidRPr="00780367">
        <w:rPr>
          <w:rFonts w:ascii="Times" w:hAnsi="Times"/>
        </w:rPr>
        <w:lastRenderedPageBreak/>
        <w:t xml:space="preserve">have </w:t>
      </w:r>
      <w:r w:rsidR="009B7E15">
        <w:rPr>
          <w:rFonts w:ascii="Times" w:hAnsi="Times"/>
        </w:rPr>
        <w:t>further identified systemic</w:t>
      </w:r>
      <w:r w:rsidR="00B639D2" w:rsidRPr="00780367">
        <w:rPr>
          <w:rFonts w:ascii="Times" w:hAnsi="Times"/>
        </w:rPr>
        <w:t xml:space="preserve"> challenges voiced by </w:t>
      </w:r>
      <w:r w:rsidR="009B7E15">
        <w:rPr>
          <w:rFonts w:ascii="Times" w:hAnsi="Times"/>
        </w:rPr>
        <w:t>providers</w:t>
      </w:r>
      <w:r w:rsidR="00B639D2" w:rsidRPr="00780367">
        <w:rPr>
          <w:rFonts w:ascii="Times" w:hAnsi="Times"/>
        </w:rPr>
        <w:t xml:space="preserve">, including </w:t>
      </w:r>
      <w:r w:rsidR="009B7E15">
        <w:rPr>
          <w:rFonts w:ascii="Times" w:hAnsi="Times"/>
        </w:rPr>
        <w:t>insufficient</w:t>
      </w:r>
      <w:r w:rsidR="00B639D2" w:rsidRPr="00780367">
        <w:rPr>
          <w:rFonts w:ascii="Times" w:hAnsi="Times"/>
        </w:rPr>
        <w:t xml:space="preserve"> specialized training </w:t>
      </w:r>
      <w:r w:rsidR="009B7E15">
        <w:rPr>
          <w:rFonts w:ascii="Times" w:hAnsi="Times"/>
        </w:rPr>
        <w:t>of</w:t>
      </w:r>
      <w:r w:rsidR="00B639D2" w:rsidRPr="00780367">
        <w:rPr>
          <w:rFonts w:ascii="Times" w:hAnsi="Times"/>
        </w:rPr>
        <w:t xml:space="preserve"> professionals for the</w:t>
      </w:r>
      <w:r w:rsidR="009B7E15">
        <w:rPr>
          <w:rFonts w:ascii="Times" w:hAnsi="Times"/>
        </w:rPr>
        <w:t>se</w:t>
      </w:r>
      <w:r w:rsidR="00B639D2" w:rsidRPr="00780367">
        <w:rPr>
          <w:rFonts w:ascii="Times" w:hAnsi="Times"/>
        </w:rPr>
        <w:t xml:space="preserve"> unique mental health needs, </w:t>
      </w:r>
      <w:r w:rsidR="009B7E15">
        <w:rPr>
          <w:rFonts w:ascii="Times" w:hAnsi="Times"/>
        </w:rPr>
        <w:t xml:space="preserve">the </w:t>
      </w:r>
      <w:r w:rsidR="00B639D2" w:rsidRPr="00780367">
        <w:rPr>
          <w:rFonts w:ascii="Times" w:hAnsi="Times"/>
        </w:rPr>
        <w:t xml:space="preserve">low national prioritization of GBV/IPV as a public mental health problem, and an absence of coordination between </w:t>
      </w:r>
      <w:r w:rsidR="009B7E15">
        <w:rPr>
          <w:rFonts w:ascii="Times" w:hAnsi="Times"/>
        </w:rPr>
        <w:t>a</w:t>
      </w:r>
      <w:r w:rsidR="00B639D2" w:rsidRPr="00780367">
        <w:rPr>
          <w:rFonts w:ascii="Times" w:hAnsi="Times"/>
        </w:rPr>
        <w:t>gencies involved in supporting survivors</w:t>
      </w:r>
      <w:r w:rsidR="00B2397E">
        <w:rPr>
          <w:rFonts w:ascii="Times" w:hAnsi="Times"/>
        </w:rPr>
        <w:t xml:space="preserve"> </w:t>
      </w:r>
      <w:r w:rsidR="00B2397E">
        <w:rPr>
          <w:rFonts w:ascii="Times" w:hAnsi="Times"/>
        </w:rPr>
        <w:fldChar w:fldCharType="begin"/>
      </w:r>
      <w:r w:rsidR="0032329F">
        <w:rPr>
          <w:rFonts w:ascii="Times" w:hAnsi="Times"/>
        </w:rPr>
        <w:instrText xml:space="preserve"> ADDIN ZOTERO_ITEM CSL_CITATION {"citationID":"rn5Kkel7","properties":{"formattedCitation":"[8\\uc0\\u8211{}10]","plainCitation":"[8–10]","noteIndex":0},"citationItems":[{"id":1019,"uris":["http://zotero.org/users/7303659/items/MDE97LIP"],"uri":["http://zotero.org/users/7303659/items/MDE97LIP"],"itemData":{"id":1019,"type":"article-journal","abstract":"Barriers to assessing and treating mental health problems with intimate partner violence (IPV) survivors were identified with qualitative responses from 62 IPV helping professionals who participated in an online survey question. Data were analyzed using a concept mapping approach, which resulted in following eight distinct clusters: (a) unsure, (b) limited IPV specific resources, (c) barriers to access, (d) systems-taboos, (e) immediate crisis needs, (f) fear-stigma, (g) offender's control and (h) cultural concerns. The opinions expressed in these clusters help to better explain logistic, relational, and intrapersonal obstacles that can limit women IPV survivors' ability to receive care for mental health conditions. Extending previous quantitative work by the authors (Simmons, Whalley, &amp; Beck, 2014), the current portion of this project generates new ways of looking at barriers to service delivery, which can be used to develop theory and guide further research.","container-title":"Journal of Interpersonal Violence","DOI":"10.1177/0886260514552275","ISSN":"1552-6518","issue":"12","journalAbbreviation":"J Interpers Violence","language":"eng","note":"PMID: 25304669","page":"2067-2086","source":"PubMed","title":"Real-World Barriers to Assessing and Treating Mental Health Problems With IPV Survivors: A Qualitative Study","title-short":"Real-World Barriers to Assessing and Treating Mental Health Problems With IPV Survivors","volume":"30","author":[{"family":"Simmons","given":"Catherine A."},{"family":"Lindsey","given":"Leslie"},{"family":"Delaney","given":"Matthew J."},{"family":"Whalley","given":"Anna"},{"family":"Beck","given":"J. Gayle"}],"issued":{"date-parts":[["2015",7]]}}},{"id":1021,"uris":["http://zotero.org/users/7303659/items/VT49CLIX"],"uri":["http://zotero.org/users/7303659/items/VT49CLIX"],"itemData":{"id":1021,"type":"article-journal","abstract":"Around eight-out-of-ten survivors of domestic violence in Lithuania are women, and of those, eight-out-of-ten suffer violence specifically from their intimate partners (IPV). Women who experience IPV are at higher risk of having mental health conditions. This study aims to explore the perspectives of mental health and social care professionals regarding the provision of mental health support to IPV survivors in Lithuania. Four focus groups were conducted among 29 service providers from across the country. Audio-recordings were transcribed verbatim and analyzed thematically using MAXQDA software. The five main themes derived from the analysis reveal: 1) low levels of IPV awareness among IPV survivors who seek support with their mental health; 2) a lack of specialized training among professionals as a barrier to effective support; 3) a low prioritization on the national level; 4) little inter-sectoral collaboration which undermines the complexity of needed responses; 5) broader systemic problems. The provision of mental health support to IPV survivors lacks the recognition that IPV is gender-based violence and a major public (mental) health problem. The complexity of needed services is absent. Further research needs to explore the utilization of mental health services by IPV survivors and their perceptions concerning it.","container-title":"Women &amp; Health","DOI":"10.1080/03630242.2024.2382419","ISSN":"1541-0331","issue":"7","journalAbbreviation":"Women Health","language":"eng","note":"PMID: 39039018","page":"559-572","source":"PubMed","title":"Responding to the needs of survivors of intimate partner violence in Lithuania: perceptions of mental health and social care professionals","title-short":"Responding to the needs of survivors of intimate partner violence in Lithuania","volume":"64","author":[{"family":"Grigaitė","given":"Ugnė"},{"family":"Klidziūtė","given":"Greta"},{"family":"Aluh","given":"Deborah Oyine"},{"family":"Pedrosa","given":"Bárbara"},{"family":"Santos-Dias","given":"Margarida"},{"family":"Silva","given":"Manuela"},{"family":"Cardoso","given":"Graça"},{"family":"Caldas-de-Almeida","given":"José Miguel"}],"issued":{"date-parts":[["2024",8]]}}},{"id":1023,"uris":["http://zotero.org/users/7303659/items/M9XD2WF2"],"uri":["http://zotero.org/users/7303659/items/M9XD2WF2"],"itemData":{"id":1023,"type":"article-journal","abstract":"Qualitative responses that 187 service providers gave to a question assessing whether agencies designed to help intimate partner violence (IPV) survivors should screen for mental health-related problems were analyzed using a version of the concept mapping approach. Nine central clusters emerged from the data analysis, which can be linked to three underlying themes: how the identification of mental health-related problems (i.e., labeling) could be misused when working with IPV survivors, ways screening can be appropriately used to help IPV survivors, and barriers that prevent screening. Findings highlight the importance of trauma-informed approaches across all aspects of service delivery.","container-title":"Violence Against Women","DOI":"10.1177/1077801216646225","ISSN":"1552-8448","issue":"5","journalAbbreviation":"Violence Against Women","language":"eng","note":"PMID: 27178565","page":"603-622","source":"PubMed","title":"Should Programs Designed to Help IPV Survivors Screen for Mental Health-Related Problems: Voices From the Field","title-short":"Should Programs Designed to Help IPV Survivors Screen for Mental Health-Related Problems","volume":"23","author":[{"family":"Simmons","given":"Catherine A."},{"family":"Delaney","given":"Matthew J."},{"family":"Lindsey","given":"Leslie"},{"family":"Whalley","given":"Anna"},{"family":"Murry-Drobot","given":"Olliette"},{"family":"Gayle Beck","given":"J."}],"issued":{"date-parts":[["2017",4]]}}}],"schema":"https://github.com/citation-style-language/schema/raw/master/csl-citation.json"} </w:instrText>
      </w:r>
      <w:r w:rsidR="00B2397E">
        <w:rPr>
          <w:rFonts w:ascii="Times" w:hAnsi="Times"/>
        </w:rPr>
        <w:fldChar w:fldCharType="separate"/>
      </w:r>
      <w:r w:rsidR="0032329F" w:rsidRPr="0032329F">
        <w:rPr>
          <w:rFonts w:ascii="Times" w:hAnsi="Times" w:cs="Shruti"/>
          <w:kern w:val="0"/>
        </w:rPr>
        <w:t>[8–10]</w:t>
      </w:r>
      <w:r w:rsidR="00B2397E">
        <w:rPr>
          <w:rFonts w:ascii="Times" w:hAnsi="Times"/>
        </w:rPr>
        <w:fldChar w:fldCharType="end"/>
      </w:r>
      <w:r w:rsidR="000027C8">
        <w:rPr>
          <w:rFonts w:ascii="Times" w:hAnsi="Times"/>
        </w:rPr>
        <w:br/>
      </w:r>
      <w:r w:rsidR="000027C8">
        <w:rPr>
          <w:rFonts w:ascii="Times" w:hAnsi="Times"/>
        </w:rPr>
        <w:br/>
      </w:r>
      <w:r w:rsidR="000027C8" w:rsidRPr="0088515D">
        <w:rPr>
          <w:rFonts w:ascii="Times" w:hAnsi="Times"/>
        </w:rPr>
        <w:t xml:space="preserve">Existing literature on GBV training programs for community health workers, social workers, and other first-line responders </w:t>
      </w:r>
      <w:r w:rsidR="0047795C">
        <w:rPr>
          <w:rFonts w:ascii="Times" w:hAnsi="Times"/>
        </w:rPr>
        <w:t>address</w:t>
      </w:r>
      <w:r w:rsidR="000027C8" w:rsidRPr="0088515D">
        <w:rPr>
          <w:rFonts w:ascii="Times" w:hAnsi="Times"/>
        </w:rPr>
        <w:t xml:space="preserve"> components such as mental health inquiry, emotional consequences of violence, safety planning, or basic counselling skills; however, comprehensive mental health coverage remains limited</w:t>
      </w:r>
      <w:r w:rsidR="000027C8" w:rsidRPr="00780367">
        <w:rPr>
          <w:rFonts w:ascii="Times" w:hAnsi="Times"/>
        </w:rPr>
        <w:t xml:space="preserve"> (Table 1). Moreover, </w:t>
      </w:r>
      <w:r w:rsidR="000027C8" w:rsidRPr="00EB7311">
        <w:rPr>
          <w:rFonts w:ascii="Times" w:hAnsi="Times"/>
        </w:rPr>
        <w:t>program outcomes are frequently measured using self-reported indicators or referral counts rather than broader changes in preparedness, attitudes</w:t>
      </w:r>
      <w:r w:rsidR="000027C8">
        <w:rPr>
          <w:rFonts w:ascii="Times" w:hAnsi="Times"/>
        </w:rPr>
        <w:t>, or knowledge.</w:t>
      </w:r>
    </w:p>
    <w:p w14:paraId="0930A1AB" w14:textId="77777777" w:rsidR="000027C8" w:rsidRPr="00780367" w:rsidRDefault="000027C8" w:rsidP="000027C8">
      <w:pPr>
        <w:spacing w:line="276" w:lineRule="auto"/>
        <w:rPr>
          <w:rFonts w:ascii="Times" w:hAnsi="Times"/>
        </w:rPr>
      </w:pPr>
    </w:p>
    <w:p w14:paraId="057F0B3E" w14:textId="392DDC9A" w:rsidR="00B639D2" w:rsidRPr="000027C8" w:rsidRDefault="000027C8" w:rsidP="000027C8">
      <w:pPr>
        <w:spacing w:line="276" w:lineRule="auto"/>
        <w:rPr>
          <w:rFonts w:ascii="Times" w:hAnsi="Times"/>
        </w:rPr>
      </w:pPr>
      <w:r w:rsidRPr="00780367">
        <w:rPr>
          <w:rFonts w:ascii="Times" w:hAnsi="Times"/>
        </w:rPr>
        <w:t>[Table 1 in separate Excel file]</w:t>
      </w:r>
    </w:p>
    <w:p w14:paraId="75DEF547" w14:textId="77777777" w:rsidR="00B639D2" w:rsidRPr="00780367" w:rsidRDefault="00B639D2" w:rsidP="00922CED">
      <w:pPr>
        <w:spacing w:line="276" w:lineRule="auto"/>
        <w:jc w:val="both"/>
        <w:rPr>
          <w:rFonts w:ascii="Times" w:hAnsi="Times" w:cs="Calibri"/>
          <w:color w:val="FF0000"/>
          <w:shd w:val="clear" w:color="auto" w:fill="FFFFFF"/>
        </w:rPr>
      </w:pPr>
    </w:p>
    <w:p w14:paraId="4E7144B4" w14:textId="7FF49D4F" w:rsidR="00B639D2" w:rsidRPr="00780367" w:rsidRDefault="00B639D2" w:rsidP="000027C8">
      <w:pPr>
        <w:spacing w:line="276" w:lineRule="auto"/>
        <w:jc w:val="both"/>
        <w:rPr>
          <w:rFonts w:ascii="Times" w:hAnsi="Times"/>
        </w:rPr>
      </w:pPr>
      <w:r w:rsidRPr="00B639D2">
        <w:rPr>
          <w:rFonts w:ascii="Times" w:hAnsi="Times" w:cs="Calibri"/>
          <w:color w:val="000000" w:themeColor="text1"/>
          <w:shd w:val="clear" w:color="auto" w:fill="FFFFFF"/>
        </w:rPr>
        <w:t>Evidence</w:t>
      </w:r>
      <w:r w:rsidR="000027C8">
        <w:rPr>
          <w:rFonts w:ascii="Times" w:hAnsi="Times" w:cs="Calibri"/>
          <w:color w:val="000000" w:themeColor="text1"/>
          <w:shd w:val="clear" w:color="auto" w:fill="FFFFFF"/>
        </w:rPr>
        <w:t xml:space="preserve"> has shown</w:t>
      </w:r>
      <w:r w:rsidRPr="00B639D2">
        <w:rPr>
          <w:rFonts w:ascii="Times" w:hAnsi="Times" w:cs="Calibri"/>
          <w:color w:val="000000" w:themeColor="text1"/>
          <w:shd w:val="clear" w:color="auto" w:fill="FFFFFF"/>
        </w:rPr>
        <w:t xml:space="preserve"> that targeted mental health training for staff working in the field of GBV significantly improves the identification and referral of survivors to specialist services, </w:t>
      </w:r>
      <w:r w:rsidR="00C17192">
        <w:rPr>
          <w:rFonts w:ascii="Times" w:hAnsi="Times" w:cs="Calibri"/>
          <w:color w:val="000000" w:themeColor="text1"/>
          <w:shd w:val="clear" w:color="auto" w:fill="FFFFFF"/>
        </w:rPr>
        <w:t>strengthens</w:t>
      </w:r>
      <w:r w:rsidRPr="00B639D2">
        <w:rPr>
          <w:rFonts w:ascii="Times" w:hAnsi="Times" w:cs="Calibri"/>
          <w:color w:val="000000" w:themeColor="text1"/>
          <w:shd w:val="clear" w:color="auto" w:fill="FFFFFF"/>
        </w:rPr>
        <w:t xml:space="preserve"> collaboration between mental health and GBV professionals, </w:t>
      </w:r>
      <w:r w:rsidR="00C17192">
        <w:rPr>
          <w:rFonts w:ascii="Times" w:hAnsi="Times" w:cs="Calibri"/>
          <w:color w:val="000000" w:themeColor="text1"/>
          <w:shd w:val="clear" w:color="auto" w:fill="FFFFFF"/>
        </w:rPr>
        <w:t>and enhances</w:t>
      </w:r>
      <w:r w:rsidRPr="00B639D2">
        <w:rPr>
          <w:rFonts w:ascii="Times" w:hAnsi="Times" w:cs="Calibri"/>
          <w:color w:val="000000" w:themeColor="text1"/>
          <w:shd w:val="clear" w:color="auto" w:fill="FFFFFF"/>
        </w:rPr>
        <w:t xml:space="preserve"> outcomes for both survivors and patients with mental illness</w:t>
      </w:r>
      <w:r w:rsidR="00B2397E">
        <w:rPr>
          <w:rFonts w:ascii="Times" w:hAnsi="Times" w:cs="Calibri"/>
          <w:color w:val="000000" w:themeColor="text1"/>
          <w:shd w:val="clear" w:color="auto" w:fill="FFFFFF"/>
        </w:rPr>
        <w:t xml:space="preserve"> </w:t>
      </w:r>
      <w:r w:rsidR="00B2397E">
        <w:rPr>
          <w:rFonts w:ascii="Times" w:hAnsi="Times" w:cs="Calibri"/>
          <w:color w:val="000000" w:themeColor="text1"/>
          <w:shd w:val="clear" w:color="auto" w:fill="FFFFFF"/>
        </w:rPr>
        <w:fldChar w:fldCharType="begin"/>
      </w:r>
      <w:r w:rsidR="0032329F">
        <w:rPr>
          <w:rFonts w:ascii="Times" w:hAnsi="Times" w:cs="Calibri"/>
          <w:color w:val="000000" w:themeColor="text1"/>
          <w:shd w:val="clear" w:color="auto" w:fill="FFFFFF"/>
        </w:rPr>
        <w:instrText xml:space="preserve"> ADDIN ZOTERO_ITEM CSL_CITATION {"citationID":"wIWGrxXL","properties":{"formattedCitation":"[11,12]","plainCitation":"[11,12]","noteIndex":0},"citationItems":[{"id":304,"uris":["http://zotero.org/users/7303659/items/2BTBA53Z"],"uri":["http://zotero.org/users/7303659/items/2BTBA53Z"],"itemData":{"id":304,"type":"article-journal","abstract":"Domestic violence, which may be psychological, physical, sexual, financial or emotional, is a major public health problem due to the long-term health consequences for women who have experienced it and for their children who witness it. In populations of women attending general practice, the prevalence of physical or sexual abuse in the past year from a partner or ex-partner ranges from 6 to 23%, and lifetime prevalence from 21 to 55%. Domestic violence is particularly important in general practice because women have many contacts with primary care clinicians and because women experiencing abuse identify doctors and nurses as professionals from whom they would like to get support. Yet health professionals rarely ask about domestic violence and have little or no training in how to respond to disclosure of abuse.","container-title":"BMC Public Health","DOI":"10.1186/1471-2458-10-54","ISSN":"1471-2458","issue":"1","journalAbbreviation":"BMC Public Health","page":"54","source":"BioMed Central","title":"Primary care Identification and Referral to Improve Safety of women experiencing domestic violence (IRIS): protocol for a pragmatic cluster randomised controlled trial","title-short":"Primary care Identification and Referral to Improve Safety of women experiencing domestic violence (IRIS)","volume":"10","author":[{"family":"Gregory","given":"Alison"},{"family":"Ramsay","given":"Jean"},{"family":"Agnew-Davies","given":"Roxane"},{"family":"Baird","given":"Kathleen"},{"family":"Devine","given":"Angela"},{"family":"Dunne","given":"Danielle"},{"family":"Eldridge","given":"Sandra"},{"family":"Howell","given":"Annie"},{"family":"Johnson","given":"Medina"},{"family":"Rutterford","given":"Clare"},{"family":"Sharp","given":"Debbie"},{"family":"Feder","given":"Gene"}],"issued":{"date-parts":[["2010",2,2]]}}},{"id":1027,"uris":["http://zotero.org/users/7303659/items/FVHSYG77"],"uri":["http://zotero.org/users/7303659/items/FVHSYG77"],"itemData":{"id":1027,"type":"article-journal","abstract":"Little is known about how psychiatric services respond to service users’ experiences of domestic violence. This qualitative meta-synthesis examined the healthcare experiences and expectations of mental health service users experiencing domestic violence. Twenty-two biomedical, social science, grey literature databases and websites were searched, supplemented by citation tracking and expert recommendations. Qualitative studies which included mental health service users (aged ≥ 16 years) with experiences of domestic violence were eligible for inclusion. Two reviewers independently extracted data from included papers and assessed quality. Findings from primary studies were combined using meta-synthesis techniques. Twelve studies provided data on 140 female and four male mental health service users. Themes were generally consistent across studies. Overarching theoretical constructs included the role of professionals in identifying domestic violence and facilitating disclosures, implementing personalized care and referring appropriately. Mental health services often failed to identify and facilitate disclosures of domestic violence, and to develop responses that prioritized service users’ safety. Mental health services were reported to give little consideration to the role of domestic violence in precipitating or exacerbating mental illness and the dominance of the biomedical model and stigma of mental illness were found to inhibit effective responses. Mental health services often fail to adequately address the violence experienced by mental health service users. This meta-synthesis highlights the need for mental health services to establish appropriate strategies and responses to domestic violence to ensure optimal care of this vulnerable population.","container-title":"International Review of Psychiatry (Abingdon, England)","DOI":"10.3109/09540261.2014.924095","ISSN":"0954-0261","issue":"4","journalAbbreviation":"Int Rev Psychiatry","note":"PMID: 25137109\nPMCID: PMC4162653","page":"430-444","source":"PubMed Central","title":"Disclosure of domestic violence in mental health settings: A qualitative meta-synthesis","title-short":"Disclosure of domestic violence in mental health settings","volume":"26","author":[{"family":"Trevillion","given":"Kylee"},{"family":"Hughes","given":"Bryony"},{"family":"Feder","given":"Gene"},{"family":"Borschmann","given":"Rohan"},{"family":"Oram","given":"Siân"},{"family":"Howard","given":"Louise M."}],"issued":{"date-parts":[["2014",8]]}}}],"schema":"https://github.com/citation-style-language/schema/raw/master/csl-citation.json"} </w:instrText>
      </w:r>
      <w:r w:rsidR="00B2397E">
        <w:rPr>
          <w:rFonts w:ascii="Times" w:hAnsi="Times" w:cs="Calibri"/>
          <w:color w:val="000000" w:themeColor="text1"/>
          <w:shd w:val="clear" w:color="auto" w:fill="FFFFFF"/>
        </w:rPr>
        <w:fldChar w:fldCharType="separate"/>
      </w:r>
      <w:r w:rsidR="0032329F">
        <w:rPr>
          <w:rFonts w:ascii="Times" w:hAnsi="Times" w:cs="Calibri"/>
          <w:noProof/>
          <w:color w:val="000000" w:themeColor="text1"/>
          <w:shd w:val="clear" w:color="auto" w:fill="FFFFFF"/>
        </w:rPr>
        <w:t>[11,12]</w:t>
      </w:r>
      <w:r w:rsidR="00B2397E">
        <w:rPr>
          <w:rFonts w:ascii="Times" w:hAnsi="Times" w:cs="Calibri"/>
          <w:color w:val="000000" w:themeColor="text1"/>
          <w:shd w:val="clear" w:color="auto" w:fill="FFFFFF"/>
        </w:rPr>
        <w:fldChar w:fldCharType="end"/>
      </w:r>
      <w:r w:rsidRPr="00B639D2">
        <w:rPr>
          <w:rFonts w:ascii="Times" w:hAnsi="Times" w:cs="Calibri"/>
          <w:color w:val="000000" w:themeColor="text1"/>
          <w:shd w:val="clear" w:color="auto" w:fill="FFFFFF"/>
        </w:rPr>
        <w:t xml:space="preserve">. </w:t>
      </w:r>
      <w:r w:rsidR="000027C8" w:rsidRPr="000027C8">
        <w:rPr>
          <w:rFonts w:ascii="Times" w:hAnsi="Times" w:cs="Calibri"/>
          <w:shd w:val="clear" w:color="auto" w:fill="FFFFFF"/>
        </w:rPr>
        <w:t>In low-resource settings such as India, such training can be delivered to community-based service providers and other frontline staff who work directly with clients and program participants.</w:t>
      </w:r>
      <w:r w:rsidR="000027C8">
        <w:rPr>
          <w:rFonts w:ascii="Times" w:hAnsi="Times" w:cs="Calibri"/>
          <w:shd w:val="clear" w:color="auto" w:fill="FFFFFF"/>
        </w:rPr>
        <w:br/>
      </w:r>
    </w:p>
    <w:p w14:paraId="6ECF9FA0" w14:textId="2D0A0ED7" w:rsidR="007B6CD0" w:rsidRPr="00C24040" w:rsidRDefault="000027C8" w:rsidP="00B46BF6">
      <w:pPr>
        <w:spacing w:line="276" w:lineRule="auto"/>
        <w:rPr>
          <w:rFonts w:ascii="Times New Roman" w:hAnsi="Times New Roman" w:cs="Times New Roman"/>
        </w:rPr>
      </w:pPr>
      <w:r>
        <w:rPr>
          <w:rFonts w:ascii="Times" w:hAnsi="Times"/>
          <w:color w:val="FF0000"/>
        </w:rPr>
        <w:t xml:space="preserve">In India, </w:t>
      </w:r>
      <w:r w:rsidR="007C28A1">
        <w:rPr>
          <w:rFonts w:ascii="Times" w:hAnsi="Times"/>
          <w:color w:val="FF0000"/>
        </w:rPr>
        <w:t>t</w:t>
      </w:r>
      <w:r w:rsidR="0088515D">
        <w:rPr>
          <w:rFonts w:ascii="Times" w:hAnsi="Times"/>
          <w:color w:val="FF0000"/>
        </w:rPr>
        <w:t>he</w:t>
      </w:r>
      <w:r w:rsidR="00D62AF4" w:rsidRPr="00C24040">
        <w:rPr>
          <w:rFonts w:ascii="Times" w:hAnsi="Times" w:cs="Times New Roman"/>
          <w:color w:val="000000" w:themeColor="text1"/>
        </w:rPr>
        <w:t xml:space="preserve"> </w:t>
      </w:r>
      <w:r w:rsidR="006B71F5">
        <w:rPr>
          <w:rFonts w:ascii="Times" w:hAnsi="Times" w:cs="Times New Roman"/>
          <w:color w:val="000000" w:themeColor="text1"/>
        </w:rPr>
        <w:t xml:space="preserve">Ministry of </w:t>
      </w:r>
      <w:r w:rsidR="00E74552">
        <w:rPr>
          <w:rFonts w:ascii="Times" w:hAnsi="Times" w:cs="Times New Roman"/>
          <w:color w:val="000000" w:themeColor="text1"/>
        </w:rPr>
        <w:t>Women and Child Development</w:t>
      </w:r>
      <w:r w:rsidR="006B71F5">
        <w:rPr>
          <w:rFonts w:ascii="Times" w:hAnsi="Times" w:cs="Times New Roman"/>
          <w:color w:val="000000" w:themeColor="text1"/>
        </w:rPr>
        <w:t>, G</w:t>
      </w:r>
      <w:r w:rsidR="00D62AF4" w:rsidRPr="00C24040">
        <w:rPr>
          <w:rFonts w:ascii="Times" w:hAnsi="Times" w:cs="Times New Roman"/>
          <w:color w:val="000000" w:themeColor="text1"/>
        </w:rPr>
        <w:t xml:space="preserve">overnment </w:t>
      </w:r>
      <w:r w:rsidR="006B71F5">
        <w:rPr>
          <w:rFonts w:ascii="Times" w:hAnsi="Times" w:cs="Times New Roman"/>
          <w:color w:val="000000" w:themeColor="text1"/>
        </w:rPr>
        <w:t>of India</w:t>
      </w:r>
      <w:r w:rsidR="0088515D">
        <w:rPr>
          <w:rFonts w:ascii="Times" w:hAnsi="Times" w:cs="Times New Roman"/>
          <w:color w:val="000000" w:themeColor="text1"/>
        </w:rPr>
        <w:t xml:space="preserve">, in </w:t>
      </w:r>
      <w:r w:rsidR="007B6CD0" w:rsidRPr="00C24040">
        <w:rPr>
          <w:rFonts w:ascii="Times" w:hAnsi="Times" w:cs="Times New Roman"/>
          <w:color w:val="000000" w:themeColor="text1"/>
        </w:rPr>
        <w:t>201</w:t>
      </w:r>
      <w:r w:rsidR="00387AD1" w:rsidRPr="00C24040">
        <w:rPr>
          <w:rFonts w:ascii="Times" w:hAnsi="Times" w:cs="Times New Roman"/>
          <w:color w:val="000000" w:themeColor="text1"/>
        </w:rPr>
        <w:t>5</w:t>
      </w:r>
      <w:r w:rsidR="0088515D">
        <w:rPr>
          <w:rFonts w:ascii="Times" w:hAnsi="Times" w:cs="Times New Roman"/>
          <w:color w:val="000000" w:themeColor="text1"/>
        </w:rPr>
        <w:t>,</w:t>
      </w:r>
      <w:r w:rsidR="00387AD1" w:rsidRPr="00C24040">
        <w:rPr>
          <w:rFonts w:ascii="Times" w:hAnsi="Times" w:cs="Times New Roman"/>
          <w:color w:val="000000" w:themeColor="text1"/>
        </w:rPr>
        <w:t xml:space="preserve"> </w:t>
      </w:r>
      <w:r w:rsidR="00275076" w:rsidRPr="00C24040">
        <w:rPr>
          <w:rFonts w:ascii="Times" w:hAnsi="Times" w:cs="Times New Roman"/>
          <w:color w:val="000000" w:themeColor="text1"/>
        </w:rPr>
        <w:t>s</w:t>
      </w:r>
      <w:r w:rsidR="006B71F5">
        <w:rPr>
          <w:rFonts w:ascii="Times" w:hAnsi="Times" w:cs="Times New Roman"/>
          <w:color w:val="000000" w:themeColor="text1"/>
        </w:rPr>
        <w:t xml:space="preserve">caled up the number of </w:t>
      </w:r>
      <w:r w:rsidR="00D62AF4" w:rsidRPr="00C24040">
        <w:rPr>
          <w:rFonts w:ascii="Times" w:hAnsi="Times" w:cs="Times New Roman"/>
          <w:color w:val="000000" w:themeColor="text1"/>
        </w:rPr>
        <w:t>One Stop Centres</w:t>
      </w:r>
      <w:r w:rsidR="00275076" w:rsidRPr="00C24040">
        <w:rPr>
          <w:rFonts w:ascii="Times" w:hAnsi="Times" w:cs="Times New Roman"/>
          <w:color w:val="000000" w:themeColor="text1"/>
        </w:rPr>
        <w:t xml:space="preserve"> all over the country</w:t>
      </w:r>
      <w:r w:rsidR="00D62AF4" w:rsidRPr="00C24040">
        <w:rPr>
          <w:rFonts w:ascii="Times" w:hAnsi="Times" w:cs="Times New Roman"/>
          <w:color w:val="000000" w:themeColor="text1"/>
        </w:rPr>
        <w:t xml:space="preserve"> t</w:t>
      </w:r>
      <w:r w:rsidR="00355473" w:rsidRPr="00C24040">
        <w:rPr>
          <w:rFonts w:ascii="Times" w:hAnsi="Times" w:cs="Times New Roman"/>
          <w:color w:val="000000" w:themeColor="text1"/>
        </w:rPr>
        <w:t xml:space="preserve">o improve </w:t>
      </w:r>
      <w:r w:rsidR="00D62AF4" w:rsidRPr="00C24040">
        <w:rPr>
          <w:rFonts w:ascii="Times" w:hAnsi="Times" w:cs="Times New Roman"/>
          <w:color w:val="000000" w:themeColor="text1"/>
        </w:rPr>
        <w:t xml:space="preserve">services for women facing violence. </w:t>
      </w:r>
      <w:r w:rsidR="00CD4FC4" w:rsidRPr="00C24040">
        <w:rPr>
          <w:rFonts w:ascii="Times" w:hAnsi="Times" w:cs="Times New Roman"/>
          <w:color w:val="000000" w:themeColor="text1"/>
        </w:rPr>
        <w:t>The</w:t>
      </w:r>
      <w:r w:rsidR="00D62AF4" w:rsidRPr="00C24040">
        <w:rPr>
          <w:rFonts w:ascii="Times" w:hAnsi="Times" w:cs="Times New Roman"/>
          <w:color w:val="000000" w:themeColor="text1"/>
        </w:rPr>
        <w:t xml:space="preserve">se </w:t>
      </w:r>
      <w:r w:rsidR="004C2294" w:rsidRPr="00C24040">
        <w:rPr>
          <w:rFonts w:ascii="Times" w:hAnsi="Times" w:cs="Times New Roman"/>
          <w:color w:val="000000" w:themeColor="text1"/>
        </w:rPr>
        <w:t>One-Stop Centres</w:t>
      </w:r>
      <w:r w:rsidR="00E706C7" w:rsidRPr="00C24040">
        <w:rPr>
          <w:rFonts w:ascii="Times" w:hAnsi="Times" w:cs="Times New Roman"/>
          <w:color w:val="000000" w:themeColor="text1"/>
        </w:rPr>
        <w:t xml:space="preserve"> (OSCs)</w:t>
      </w:r>
      <w:r w:rsidR="00CD4FC4" w:rsidRPr="00C24040">
        <w:rPr>
          <w:rFonts w:ascii="Times" w:hAnsi="Times" w:cs="Times New Roman"/>
          <w:color w:val="000000" w:themeColor="text1"/>
        </w:rPr>
        <w:t xml:space="preserve"> </w:t>
      </w:r>
      <w:r w:rsidR="004C2294" w:rsidRPr="00C24040">
        <w:rPr>
          <w:rFonts w:ascii="Times" w:hAnsi="Times" w:cs="Times New Roman"/>
          <w:color w:val="000000" w:themeColor="text1"/>
        </w:rPr>
        <w:t xml:space="preserve">have been </w:t>
      </w:r>
      <w:r w:rsidR="00355473" w:rsidRPr="00C24040">
        <w:rPr>
          <w:rFonts w:ascii="Times" w:hAnsi="Times" w:cs="Times New Roman"/>
          <w:color w:val="000000" w:themeColor="text1"/>
        </w:rPr>
        <w:t xml:space="preserve">operational as </w:t>
      </w:r>
      <w:r w:rsidR="004C2294" w:rsidRPr="00C24040">
        <w:rPr>
          <w:rFonts w:ascii="Times" w:hAnsi="Times" w:cs="Times New Roman"/>
          <w:color w:val="000000" w:themeColor="text1"/>
        </w:rPr>
        <w:t>a model of care to provide</w:t>
      </w:r>
      <w:r w:rsidR="003C5F70" w:rsidRPr="00C24040">
        <w:rPr>
          <w:rFonts w:ascii="Times" w:hAnsi="Times" w:cs="Times New Roman"/>
          <w:color w:val="000000" w:themeColor="text1"/>
        </w:rPr>
        <w:t xml:space="preserve"> multidisciplinary</w:t>
      </w:r>
      <w:r w:rsidR="004C2294" w:rsidRPr="00C24040">
        <w:rPr>
          <w:rFonts w:ascii="Times" w:hAnsi="Times" w:cs="Times New Roman"/>
          <w:color w:val="000000" w:themeColor="text1"/>
        </w:rPr>
        <w:t xml:space="preserve"> resources to </w:t>
      </w:r>
      <w:r w:rsidR="007B6CD0" w:rsidRPr="00C24040">
        <w:rPr>
          <w:rFonts w:ascii="Times" w:hAnsi="Times" w:cs="Times New Roman"/>
          <w:color w:val="000000" w:themeColor="text1"/>
        </w:rPr>
        <w:t>women facing</w:t>
      </w:r>
      <w:r w:rsidR="004C2294" w:rsidRPr="00C24040">
        <w:rPr>
          <w:rFonts w:ascii="Times" w:hAnsi="Times" w:cs="Times New Roman"/>
          <w:color w:val="000000" w:themeColor="text1"/>
        </w:rPr>
        <w:t xml:space="preserve"> violence</w:t>
      </w:r>
      <w:r w:rsidR="0059397E" w:rsidRPr="00C24040">
        <w:rPr>
          <w:rFonts w:ascii="Times" w:hAnsi="Times" w:cs="Times New Roman"/>
          <w:color w:val="000000" w:themeColor="text1"/>
        </w:rPr>
        <w:t xml:space="preserve">, integrating </w:t>
      </w:r>
      <w:r w:rsidR="00184582" w:rsidRPr="00C24040">
        <w:rPr>
          <w:rFonts w:ascii="Times" w:hAnsi="Times" w:cs="Times New Roman"/>
          <w:color w:val="000000" w:themeColor="text1"/>
        </w:rPr>
        <w:t>immediate medical care, counselling, police and legal suppor</w:t>
      </w:r>
      <w:r w:rsidR="003C5F70" w:rsidRPr="00C24040">
        <w:rPr>
          <w:rFonts w:ascii="Times" w:hAnsi="Times" w:cs="Times New Roman"/>
          <w:color w:val="000000" w:themeColor="text1"/>
        </w:rPr>
        <w:t>t</w:t>
      </w:r>
      <w:r w:rsidR="00C30C13" w:rsidRPr="00C24040">
        <w:rPr>
          <w:rFonts w:ascii="Times" w:hAnsi="Times" w:cs="Times New Roman"/>
          <w:color w:val="000000" w:themeColor="text1"/>
        </w:rPr>
        <w:fldChar w:fldCharType="begin"/>
      </w:r>
      <w:r w:rsidR="00B2397E">
        <w:rPr>
          <w:rFonts w:ascii="Times" w:hAnsi="Times" w:cs="Times New Roman"/>
          <w:color w:val="000000" w:themeColor="text1"/>
        </w:rPr>
        <w:instrText xml:space="preserve"> ADDIN ZOTERO_ITEM CSL_CITATION {"citationID":"dx7aNbwu","properties":{"formattedCitation":"[13\\uc0\\u8211{}15]","plainCitation":"[13–15]","noteIndex":0},"citationItems":[{"id":861,"uris":["http://zotero.org/users/7303659/items/ME29B3EL"],"uri":["http://zotero.org/users/7303659/items/ME29B3EL"],"itemData":{"id":861,"type":"webpage","title":"Barriers and Facilitators to Integrating Health Service Responses to Intimate Partner Violence in Low</w:instrText>
      </w:r>
      <w:r w:rsidR="00B2397E">
        <w:rPr>
          <w:rFonts w:ascii="Cambria Math" w:hAnsi="Cambria Math" w:cs="Cambria Math"/>
          <w:color w:val="000000" w:themeColor="text1"/>
        </w:rPr>
        <w:instrText>‐</w:instrText>
      </w:r>
      <w:r w:rsidR="00B2397E">
        <w:rPr>
          <w:rFonts w:ascii="Times" w:hAnsi="Times" w:cs="Times New Roman"/>
          <w:color w:val="000000" w:themeColor="text1"/>
        </w:rPr>
        <w:instrText xml:space="preserve"> and Middle</w:instrText>
      </w:r>
      <w:r w:rsidR="00B2397E">
        <w:rPr>
          <w:rFonts w:ascii="Cambria Math" w:hAnsi="Cambria Math" w:cs="Cambria Math"/>
          <w:color w:val="000000" w:themeColor="text1"/>
        </w:rPr>
        <w:instrText>‐</w:instrText>
      </w:r>
      <w:r w:rsidR="00B2397E">
        <w:rPr>
          <w:rFonts w:ascii="Times" w:hAnsi="Times" w:cs="Times New Roman"/>
          <w:color w:val="000000" w:themeColor="text1"/>
        </w:rPr>
        <w:instrText xml:space="preserve">Income Countries: A Comparative Health Systems and Service Analysis - Colombini - 2017 - Studies in Family Planning - Wiley Online Library","URL":"https://onlinelibrary.wiley.com/doi/full/10.1111/sifp.12021","accessed":{"date-parts":[["2024",3,27]]}}},{"id":879,"uris":["http://zotero.org/users/7303659/items/KVRQXDFU"],"uri":["http://zotero.org/users/7303659/items/KVRQXDFU"],"itemData":{"id":879,"type":"article-journal","language":"en","source":"Zotero","title":"Toolkit for Designing One-Stop Crisis Centres for Survivors of Gender-Based Violence:","author":[{"family":"Bhate-Deosthali","given":"Padma"},{"family":"Pal","given":"Poulomi"},{"family":"Hogan","given":"Maureen"}]}},{"id":882,"uris":["http://zotero.org/users/7303659/items/YENXC5FA"],"uri":["http://zotero.org/users/7303659/items/YENXC5FA"],"itemData":{"id":882,"type":"article-journal","abstract":"Introduction:\nCases of female targeted violence often go uncounted in India. To identify the unreported cases of violence, Sukoon was established in 2014 as a hospital-based ‘One Stop Crisis Centre’ (OSCC). Sukoon provides counselling, police assistance and legal aid to the victims. The aim of the present study was to recognize the role of Sukoon in preventing violence against women (VAW) in the region.\n\nMethods:\nSecondary data was extracted from 430 victims who approached Sukoon from August 2014 through January 2017. Data was collected on different variables: age, marital status, nature of violence, medium through which victims approached Sukoon and type of assistance provided. Significance of association of studied factors with the type of assault was investigated using χ2 test.\n\nResults:\nAge of study-victims ranged from 4 to 75 years with a median age of 26 years and mean age of 27.61 years with standard deviation of 10.56 years. Major types of VAW (96.51%) were domestic violence, sexual assault, physical assault and poisoning. The types of violences were significantly associated with victims’ age (χ2 =5.76, d.f.=1, p&lt;0.05) and marital status (χ2 = 98.23, d.f=4, p&lt;0.001). About 78% of victims were identified from Sukoon through screening and counseling. Around 69% of the cases were resolved directly by Sukoon or through police assistance.\n\nConclusions:\nThe above results indicate a significant role of Sukoon in screening victims of violence and providing them required assistance within the hospital environment in one location. Such centers should be further promoted by the government to address the issues of VAW.","container-title":"Central Asian Journal of Global Health","DOI":"10.5195/cajgh.2020.297","ISSN":"2166-7403","issue":"1","journalAbbreviation":"Cent Asian J Glob Health","note":"PMID: 35866095\nPMCID: PMC9295856","page":"e297","source":"PubMed Central","title":"Role of ‘One Stop Crisis Centre’ in Identifying and Assisting Victims of Violence in an Indian Health Care Setup","volume":"9","author":[{"family":"Verma","given":"Prachi"},{"family":"Puri","given":"Payal"},{"family":"Sharma","given":"Dhruv"},{"family":"Singh","given":"Shreya"}]}}],"schema":"https://github.com/citation-style-language/schema/raw/master/csl-citation.json"} </w:instrText>
      </w:r>
      <w:r w:rsidR="00C30C13" w:rsidRPr="00C24040">
        <w:rPr>
          <w:rFonts w:ascii="Times" w:hAnsi="Times" w:cs="Times New Roman"/>
          <w:color w:val="000000" w:themeColor="text1"/>
        </w:rPr>
        <w:fldChar w:fldCharType="separate"/>
      </w:r>
      <w:r w:rsidR="00B2397E" w:rsidRPr="00B2397E">
        <w:rPr>
          <w:rFonts w:ascii="Times" w:hAnsi="Times" w:cs="Shruti"/>
          <w:color w:val="000000"/>
          <w:kern w:val="0"/>
        </w:rPr>
        <w:t>[13–15]</w:t>
      </w:r>
      <w:r w:rsidR="00C30C13" w:rsidRPr="00C24040">
        <w:rPr>
          <w:rFonts w:ascii="Times" w:hAnsi="Times" w:cs="Times New Roman"/>
          <w:color w:val="000000" w:themeColor="text1"/>
        </w:rPr>
        <w:fldChar w:fldCharType="end"/>
      </w:r>
      <w:r w:rsidR="00355473" w:rsidRPr="00C24040">
        <w:rPr>
          <w:rFonts w:ascii="Times" w:hAnsi="Times" w:cs="Times New Roman"/>
          <w:color w:val="000000" w:themeColor="text1"/>
        </w:rPr>
        <w:t>.</w:t>
      </w:r>
      <w:r w:rsidR="00D62AF4" w:rsidRPr="00C24040">
        <w:rPr>
          <w:rFonts w:ascii="Times" w:hAnsi="Times" w:cs="Times New Roman"/>
          <w:color w:val="000000" w:themeColor="text1"/>
        </w:rPr>
        <w:t xml:space="preserve"> </w:t>
      </w:r>
      <w:r w:rsidR="00B46BF6">
        <w:rPr>
          <w:rFonts w:ascii="Times" w:hAnsi="Times" w:cs="Times New Roman"/>
          <w:color w:val="000000" w:themeColor="text1"/>
          <w:shd w:val="clear" w:color="auto" w:fill="FFFFFF"/>
        </w:rPr>
        <w:t xml:space="preserve"> As of September 2025, </w:t>
      </w:r>
      <w:r w:rsidR="00221237">
        <w:rPr>
          <w:rFonts w:ascii="Times" w:hAnsi="Times" w:cs="Times New Roman"/>
          <w:color w:val="000000" w:themeColor="text1"/>
          <w:shd w:val="clear" w:color="auto" w:fill="FFFFFF"/>
        </w:rPr>
        <w:t>876</w:t>
      </w:r>
      <w:r w:rsidR="00387AD1" w:rsidRPr="00C24040">
        <w:rPr>
          <w:rFonts w:ascii="Times" w:hAnsi="Times" w:cs="Times New Roman"/>
          <w:bCs/>
          <w:color w:val="000000" w:themeColor="text1"/>
          <w:shd w:val="clear" w:color="auto" w:fill="FFFFFF"/>
        </w:rPr>
        <w:t xml:space="preserve"> </w:t>
      </w:r>
      <w:r w:rsidR="00B46BF6">
        <w:rPr>
          <w:rFonts w:ascii="Times" w:hAnsi="Times" w:cs="Times New Roman"/>
          <w:bCs/>
          <w:color w:val="000000" w:themeColor="text1"/>
          <w:shd w:val="clear" w:color="auto" w:fill="FFFFFF"/>
        </w:rPr>
        <w:t xml:space="preserve">OSCs are </w:t>
      </w:r>
      <w:r w:rsidR="006B71F5">
        <w:rPr>
          <w:rFonts w:ascii="Times" w:hAnsi="Times" w:cs="Times New Roman"/>
          <w:bCs/>
          <w:color w:val="000000" w:themeColor="text1"/>
          <w:shd w:val="clear" w:color="auto" w:fill="FFFFFF"/>
        </w:rPr>
        <w:t xml:space="preserve">operational </w:t>
      </w:r>
      <w:r w:rsidR="00B46BF6">
        <w:rPr>
          <w:rFonts w:ascii="Times" w:hAnsi="Times" w:cs="Times New Roman"/>
          <w:bCs/>
          <w:color w:val="000000" w:themeColor="text1"/>
          <w:shd w:val="clear" w:color="auto" w:fill="FFFFFF"/>
        </w:rPr>
        <w:t xml:space="preserve">across India </w:t>
      </w:r>
      <w:r w:rsidR="006B71F5">
        <w:rPr>
          <w:rFonts w:ascii="Times" w:hAnsi="Times" w:cs="Times New Roman"/>
          <w:color w:val="000000" w:themeColor="text1"/>
          <w:shd w:val="clear" w:color="auto" w:fill="FFFFFF"/>
        </w:rPr>
        <w:t xml:space="preserve">that </w:t>
      </w:r>
      <w:r w:rsidR="00387AD1" w:rsidRPr="00C24040">
        <w:rPr>
          <w:rFonts w:ascii="Times" w:hAnsi="Times" w:cs="Times New Roman"/>
          <w:color w:val="000000" w:themeColor="text1"/>
          <w:shd w:val="clear" w:color="auto" w:fill="FFFFFF"/>
        </w:rPr>
        <w:t xml:space="preserve">have helped over </w:t>
      </w:r>
      <w:r w:rsidR="00221237">
        <w:rPr>
          <w:rFonts w:ascii="Times" w:hAnsi="Times" w:cs="Noto Serif"/>
          <w:color w:val="000000" w:themeColor="text1"/>
          <w:shd w:val="clear" w:color="auto" w:fill="FFFFFF"/>
        </w:rPr>
        <w:t xml:space="preserve">12 Lakh </w:t>
      </w:r>
      <w:r w:rsidR="001F0282" w:rsidRPr="00C24040">
        <w:rPr>
          <w:rFonts w:ascii="Times" w:hAnsi="Times" w:cs="Noto Serif"/>
          <w:color w:val="000000" w:themeColor="text1"/>
          <w:shd w:val="clear" w:color="auto" w:fill="FFFFFF"/>
        </w:rPr>
        <w:t>women</w:t>
      </w:r>
      <w:r w:rsidR="001F0282" w:rsidRPr="00C24040">
        <w:rPr>
          <w:rFonts w:ascii="Times" w:hAnsi="Times" w:cs="Times New Roman"/>
          <w:color w:val="000000" w:themeColor="text1"/>
          <w:shd w:val="clear" w:color="auto" w:fill="FFFFFF"/>
        </w:rPr>
        <w:t xml:space="preserve"> </w:t>
      </w:r>
      <w:r w:rsidR="00387AD1" w:rsidRPr="00C24040">
        <w:rPr>
          <w:rFonts w:ascii="Times" w:hAnsi="Times" w:cs="Times New Roman"/>
          <w:color w:val="000000" w:themeColor="text1"/>
          <w:shd w:val="clear" w:color="auto" w:fill="FFFFFF"/>
        </w:rPr>
        <w:t>across the country</w:t>
      </w:r>
      <w:r w:rsidR="00B46BF6">
        <w:rPr>
          <w:rFonts w:ascii="Times" w:hAnsi="Times" w:cs="Times New Roman"/>
          <w:color w:val="000000" w:themeColor="text1"/>
          <w:shd w:val="clear" w:color="auto" w:fill="FFFFFF"/>
        </w:rPr>
        <w:t xml:space="preserve"> </w:t>
      </w:r>
      <w:r w:rsidR="001F0282" w:rsidRPr="00C24040">
        <w:rPr>
          <w:rFonts w:ascii="Times" w:hAnsi="Times" w:cs="Times New Roman"/>
          <w:color w:val="000000" w:themeColor="text1"/>
          <w:shd w:val="clear" w:color="auto" w:fill="FFFFFF"/>
        </w:rPr>
        <w:fldChar w:fldCharType="begin"/>
      </w:r>
      <w:r w:rsidR="00B2397E">
        <w:rPr>
          <w:rFonts w:ascii="Times" w:hAnsi="Times" w:cs="Times New Roman"/>
          <w:color w:val="000000" w:themeColor="text1"/>
          <w:shd w:val="clear" w:color="auto" w:fill="FFFFFF"/>
        </w:rPr>
        <w:instrText xml:space="preserve"> ADDIN ZOTERO_ITEM CSL_CITATION {"citationID":"V7pR5IHu","properties":{"formattedCitation":"[16]","plainCitation":"[16]","noteIndex":0},"citationItems":[{"id":958,"uris":["http://zotero.org/users/7303659/items/B3ARS7F4"],"uri":["http://zotero.org/users/7303659/items/B3ARS7F4"],"itemData":{"id":958,"type":"article-journal","language":"en","source":"Zotero","title":"GOVERNMENT OF INDIA MINISTRY OF WOMEN AND CHILD DEVELOPMENT","author":[{"family":"Sabha","given":"Lok"}]}}],"schema":"https://github.com/citation-style-language/schema/raw/master/csl-citation.json"} </w:instrText>
      </w:r>
      <w:r w:rsidR="001F0282" w:rsidRPr="00C24040">
        <w:rPr>
          <w:rFonts w:ascii="Times" w:hAnsi="Times" w:cs="Times New Roman"/>
          <w:color w:val="000000" w:themeColor="text1"/>
          <w:shd w:val="clear" w:color="auto" w:fill="FFFFFF"/>
        </w:rPr>
        <w:fldChar w:fldCharType="separate"/>
      </w:r>
      <w:r w:rsidR="00B2397E">
        <w:rPr>
          <w:rFonts w:ascii="Times" w:hAnsi="Times" w:cs="Times New Roman"/>
          <w:color w:val="000000" w:themeColor="text1"/>
          <w:shd w:val="clear" w:color="auto" w:fill="FFFFFF"/>
        </w:rPr>
        <w:t>[16]</w:t>
      </w:r>
      <w:r w:rsidR="001F0282" w:rsidRPr="00C24040">
        <w:rPr>
          <w:rFonts w:ascii="Times" w:hAnsi="Times" w:cs="Times New Roman"/>
          <w:color w:val="000000" w:themeColor="text1"/>
          <w:shd w:val="clear" w:color="auto" w:fill="FFFFFF"/>
        </w:rPr>
        <w:fldChar w:fldCharType="end"/>
      </w:r>
      <w:r w:rsidR="00387AD1" w:rsidRPr="00C24040">
        <w:rPr>
          <w:rFonts w:ascii="Times" w:hAnsi="Times" w:cs="Times New Roman"/>
          <w:color w:val="000000" w:themeColor="text1"/>
          <w:shd w:val="clear" w:color="auto" w:fill="FFFFFF"/>
        </w:rPr>
        <w:t xml:space="preserve">. </w:t>
      </w:r>
      <w:r w:rsidR="006B71F5">
        <w:rPr>
          <w:rFonts w:ascii="Times" w:hAnsi="Times" w:cs="Times New Roman"/>
          <w:color w:val="000000" w:themeColor="text1"/>
          <w:shd w:val="clear" w:color="auto" w:fill="FFFFFF"/>
        </w:rPr>
        <w:t xml:space="preserve">The OSCs are located in </w:t>
      </w:r>
      <w:r w:rsidR="000622DD">
        <w:rPr>
          <w:rFonts w:ascii="Times" w:hAnsi="Times" w:cs="Times New Roman"/>
          <w:color w:val="000000" w:themeColor="text1"/>
          <w:shd w:val="clear" w:color="auto" w:fill="FFFFFF"/>
        </w:rPr>
        <w:t xml:space="preserve">each district </w:t>
      </w:r>
      <w:r w:rsidR="006B71F5">
        <w:rPr>
          <w:rFonts w:ascii="Times" w:hAnsi="Times" w:cs="Times New Roman"/>
          <w:color w:val="000000" w:themeColor="text1"/>
          <w:shd w:val="clear" w:color="auto" w:fill="FFFFFF"/>
        </w:rPr>
        <w:t xml:space="preserve">and staff </w:t>
      </w:r>
      <w:r w:rsidR="006B71F5">
        <w:rPr>
          <w:rFonts w:ascii="Times" w:hAnsi="Times" w:cs="Noto Serif"/>
          <w:color w:val="000000" w:themeColor="text1"/>
          <w:shd w:val="clear" w:color="auto" w:fill="FFFFFF"/>
        </w:rPr>
        <w:t xml:space="preserve">include </w:t>
      </w:r>
      <w:r w:rsidR="001F0282" w:rsidRPr="00C24040">
        <w:rPr>
          <w:rFonts w:ascii="Times" w:hAnsi="Times" w:cs="Noto Serif"/>
          <w:color w:val="000000" w:themeColor="text1"/>
          <w:shd w:val="clear" w:color="auto" w:fill="FFFFFF"/>
        </w:rPr>
        <w:t xml:space="preserve">one central administrator, two case workers, one paralegal, one paramedical, one psycho-social counsellor, </w:t>
      </w:r>
      <w:r w:rsidR="001F0282" w:rsidRPr="00C24040">
        <w:rPr>
          <w:rFonts w:ascii="Times New Roman" w:hAnsi="Times New Roman" w:cs="Times New Roman"/>
        </w:rPr>
        <w:t xml:space="preserve">and </w:t>
      </w:r>
      <w:r w:rsidR="006B71F5">
        <w:rPr>
          <w:rFonts w:ascii="Times New Roman" w:hAnsi="Times New Roman" w:cs="Times New Roman"/>
        </w:rPr>
        <w:t xml:space="preserve">an </w:t>
      </w:r>
      <w:r w:rsidR="001F0282" w:rsidRPr="00C24040">
        <w:rPr>
          <w:rFonts w:ascii="Times New Roman" w:hAnsi="Times New Roman" w:cs="Times New Roman"/>
        </w:rPr>
        <w:t>additional support staff</w:t>
      </w:r>
      <w:r w:rsidR="001F0282" w:rsidRPr="00C24040">
        <w:rPr>
          <w:rFonts w:ascii="Times New Roman" w:hAnsi="Times New Roman" w:cs="Times New Roman"/>
        </w:rPr>
        <w:fldChar w:fldCharType="begin"/>
      </w:r>
      <w:r w:rsidR="00B2397E">
        <w:rPr>
          <w:rFonts w:ascii="Times New Roman" w:hAnsi="Times New Roman" w:cs="Times New Roman"/>
        </w:rPr>
        <w:instrText xml:space="preserve"> ADDIN ZOTERO_ITEM CSL_CITATION {"citationID":"QcoFSu3M","properties":{"formattedCitation":"[17]","plainCitation":"[17]","noteIndex":0},"citationItems":[{"id":962,"uris":["http://zotero.org/users/7303659/items/TESH7EDG"],"uri":["http://zotero.org/users/7303659/items/TESH7EDG"],"itemData":{"id":962,"type":"webpage","title":"1580720897_OSC_G.pdf","URL":"https://sakhi.gov.in/assets/site/main/resource_directory/1580720897_OSC_G.pdf","accessed":{"date-parts":[["2024",7,26]]}}}],"schema":"https://github.com/citation-style-language/schema/raw/master/csl-citation.json"} </w:instrText>
      </w:r>
      <w:r w:rsidR="001F0282" w:rsidRPr="00C24040">
        <w:rPr>
          <w:rFonts w:ascii="Times New Roman" w:hAnsi="Times New Roman" w:cs="Times New Roman"/>
        </w:rPr>
        <w:fldChar w:fldCharType="separate"/>
      </w:r>
      <w:r w:rsidR="00B2397E">
        <w:rPr>
          <w:rFonts w:ascii="Times New Roman" w:hAnsi="Times New Roman" w:cs="Times New Roman"/>
        </w:rPr>
        <w:t>[17]</w:t>
      </w:r>
      <w:r w:rsidR="001F0282" w:rsidRPr="00C24040">
        <w:rPr>
          <w:rFonts w:ascii="Times New Roman" w:hAnsi="Times New Roman" w:cs="Times New Roman"/>
        </w:rPr>
        <w:fldChar w:fldCharType="end"/>
      </w:r>
      <w:r w:rsidR="001F0282" w:rsidRPr="00C24040">
        <w:rPr>
          <w:rFonts w:ascii="Times New Roman" w:hAnsi="Times New Roman" w:cs="Times New Roman"/>
        </w:rPr>
        <w:t>.</w:t>
      </w:r>
      <w:r w:rsidR="00436B17" w:rsidRPr="00C24040">
        <w:rPr>
          <w:rFonts w:ascii="Times New Roman" w:hAnsi="Times New Roman" w:cs="Times New Roman"/>
        </w:rPr>
        <w:tab/>
      </w:r>
      <w:r w:rsidR="007B6CD0" w:rsidRPr="00C24040">
        <w:rPr>
          <w:rFonts w:ascii="Times New Roman" w:hAnsi="Times New Roman" w:cs="Times New Roman"/>
        </w:rPr>
        <w:br/>
      </w:r>
    </w:p>
    <w:p w14:paraId="2E2BA5A7" w14:textId="78D9667B" w:rsidR="004F0307" w:rsidRPr="00C24040" w:rsidRDefault="00B46BF6" w:rsidP="00922CED">
      <w:pPr>
        <w:spacing w:line="276" w:lineRule="auto"/>
        <w:jc w:val="both"/>
        <w:rPr>
          <w:rFonts w:ascii="Times New Roman" w:hAnsi="Times New Roman" w:cs="Times New Roman"/>
          <w:shd w:val="clear" w:color="auto" w:fill="FFFFFF"/>
        </w:rPr>
      </w:pPr>
      <w:r>
        <w:rPr>
          <w:rFonts w:ascii="Times New Roman" w:hAnsi="Times New Roman" w:cs="Times New Roman"/>
        </w:rPr>
        <w:t>Although</w:t>
      </w:r>
      <w:r w:rsidR="00C55E76" w:rsidRPr="00C24040">
        <w:rPr>
          <w:rFonts w:ascii="Times New Roman" w:hAnsi="Times New Roman" w:cs="Times New Roman"/>
        </w:rPr>
        <w:t xml:space="preserve"> OSC</w:t>
      </w:r>
      <w:r w:rsidR="006B71F5">
        <w:rPr>
          <w:rFonts w:ascii="Times New Roman" w:hAnsi="Times New Roman" w:cs="Times New Roman"/>
        </w:rPr>
        <w:t xml:space="preserve"> staff </w:t>
      </w:r>
      <w:r>
        <w:rPr>
          <w:rFonts w:ascii="Times New Roman" w:hAnsi="Times New Roman" w:cs="Times New Roman"/>
        </w:rPr>
        <w:t>receive training in</w:t>
      </w:r>
      <w:r w:rsidR="00C55E76" w:rsidRPr="00C24040">
        <w:rPr>
          <w:rFonts w:ascii="Times New Roman" w:hAnsi="Times New Roman" w:cs="Times New Roman"/>
        </w:rPr>
        <w:t xml:space="preserve"> legal </w:t>
      </w:r>
      <w:r>
        <w:rPr>
          <w:rFonts w:ascii="Times New Roman" w:hAnsi="Times New Roman" w:cs="Times New Roman"/>
        </w:rPr>
        <w:t>guidance</w:t>
      </w:r>
      <w:r w:rsidR="006B71F5">
        <w:rPr>
          <w:rFonts w:ascii="Times New Roman" w:hAnsi="Times New Roman" w:cs="Times New Roman"/>
        </w:rPr>
        <w:t>, physical support, shelter</w:t>
      </w:r>
      <w:r w:rsidR="00B2397E">
        <w:rPr>
          <w:rFonts w:ascii="Times New Roman" w:hAnsi="Times New Roman" w:cs="Times New Roman"/>
        </w:rPr>
        <w:t>,</w:t>
      </w:r>
      <w:r w:rsidR="00C55E76" w:rsidRPr="00C24040">
        <w:rPr>
          <w:rFonts w:ascii="Times New Roman" w:hAnsi="Times New Roman" w:cs="Times New Roman"/>
        </w:rPr>
        <w:t xml:space="preserve"> and basic counselling, the training </w:t>
      </w:r>
      <w:r w:rsidR="00436B17" w:rsidRPr="00C24040">
        <w:rPr>
          <w:rFonts w:ascii="Times New Roman" w:hAnsi="Times New Roman" w:cs="Times New Roman"/>
        </w:rPr>
        <w:t>provid</w:t>
      </w:r>
      <w:r w:rsidR="00C55E76" w:rsidRPr="00C24040">
        <w:rPr>
          <w:rFonts w:ascii="Times New Roman" w:hAnsi="Times New Roman" w:cs="Times New Roman"/>
        </w:rPr>
        <w:t xml:space="preserve">ed to the staff does not focus on mental health issues. </w:t>
      </w:r>
      <w:r w:rsidRPr="00B46BF6">
        <w:rPr>
          <w:rFonts w:ascii="Times New Roman" w:hAnsi="Times New Roman" w:cs="Times New Roman"/>
        </w:rPr>
        <w:t xml:space="preserve">Given the high prevalence of </w:t>
      </w:r>
      <w:r>
        <w:rPr>
          <w:rFonts w:ascii="Times New Roman" w:hAnsi="Times New Roman" w:cs="Times New Roman"/>
        </w:rPr>
        <w:t xml:space="preserve">mental health concerns </w:t>
      </w:r>
      <w:r w:rsidR="007C28A1">
        <w:rPr>
          <w:rFonts w:ascii="Times New Roman" w:hAnsi="Times New Roman" w:cs="Times New Roman"/>
        </w:rPr>
        <w:t>among women experiencing violence</w:t>
      </w:r>
      <w:r w:rsidRPr="00B46BF6">
        <w:rPr>
          <w:rFonts w:ascii="Times New Roman" w:hAnsi="Times New Roman" w:cs="Times New Roman"/>
        </w:rPr>
        <w:t>, strengthening counsellors’ capacity to respond to mental health needs is critical in low-resource contexts.</w:t>
      </w:r>
      <w:r w:rsidR="000027C8">
        <w:rPr>
          <w:rFonts w:ascii="Times New Roman" w:hAnsi="Times New Roman" w:cs="Times New Roman"/>
        </w:rPr>
        <w:t xml:space="preserve"> </w:t>
      </w:r>
    </w:p>
    <w:p w14:paraId="5B7EBA21" w14:textId="77777777" w:rsidR="004F0307" w:rsidRPr="00C24040" w:rsidRDefault="004F0307" w:rsidP="00922CED">
      <w:pPr>
        <w:spacing w:line="276" w:lineRule="auto"/>
        <w:jc w:val="both"/>
        <w:rPr>
          <w:rFonts w:ascii="Times New Roman" w:hAnsi="Times New Roman" w:cs="Times New Roman"/>
          <w:shd w:val="clear" w:color="auto" w:fill="FFFFFF"/>
        </w:rPr>
      </w:pPr>
    </w:p>
    <w:p w14:paraId="747923E0" w14:textId="186DB13C" w:rsidR="006854E7" w:rsidRPr="000027C8" w:rsidRDefault="000027C8" w:rsidP="000027C8">
      <w:pPr>
        <w:spacing w:line="276" w:lineRule="auto"/>
        <w:rPr>
          <w:rFonts w:ascii="Times" w:hAnsi="Times" w:cs="Times New Roman"/>
          <w:color w:val="000000" w:themeColor="text1"/>
        </w:rPr>
      </w:pPr>
      <w:r w:rsidRPr="000027C8">
        <w:rPr>
          <w:rFonts w:ascii="Times New Roman" w:hAnsi="Times New Roman" w:cs="Times New Roman"/>
          <w:shd w:val="clear" w:color="auto" w:fill="FFFFFF"/>
        </w:rPr>
        <w:t>Persistent gaps include limited provider preparedness, gender sensitivity challenges, lack of clear protocols for mental health care, insufficient privacy, and weak referral linkages with specialized services</w:t>
      </w:r>
      <w:r>
        <w:rPr>
          <w:rFonts w:ascii="Times New Roman" w:hAnsi="Times New Roman" w:cs="Times New Roman"/>
          <w:shd w:val="clear" w:color="auto" w:fill="FFFFFF"/>
        </w:rPr>
        <w:t xml:space="preserve"> </w:t>
      </w:r>
      <w:r w:rsidR="00486E62" w:rsidRPr="00C24040">
        <w:rPr>
          <w:rFonts w:ascii="Times New Roman" w:hAnsi="Times New Roman" w:cs="Times New Roman"/>
          <w:shd w:val="clear" w:color="auto" w:fill="FFFFFF"/>
        </w:rPr>
        <w:fldChar w:fldCharType="begin"/>
      </w:r>
      <w:r w:rsidR="0032329F">
        <w:rPr>
          <w:rFonts w:ascii="Times New Roman" w:hAnsi="Times New Roman" w:cs="Times New Roman"/>
          <w:shd w:val="clear" w:color="auto" w:fill="FFFFFF"/>
        </w:rPr>
        <w:instrText xml:space="preserve"> ADDIN ZOTERO_ITEM CSL_CITATION {"citationID":"WO8d9gCB","properties":{"formattedCitation":"[18,19]","plainCitation":"[18,19]","noteIndex":0},"citationItems":[{"id":938,"uris":["http://zotero.org/users/7303659/items/2R79JFG3"],"uri":["http://zotero.org/users/7303659/items/2R79JFG3"],"itemData":{"id":938,"type":"article-journal","container-title":"The Lancet","DOI":"10.1016/S0140-6736(14)61837-7","ISSN":"0140-6736, 1474-547X","issue":"9977","journalAbbreviation":"The Lancet","language":"English","note":"publisher: Elsevier\nPMID: 25467583","page":"1567-1579","source":"www.thelancet.com","title":"The health-systems response to violence against women","volume":"385","author":[{"family":"García-Moreno","given":"Claudia"},{"family":"Hegarty","given":"Kelsey"},{"family":"Oliveira","given":"Ana Flavia Lucas","non-dropping-particle":"d'"},{"family":"Koziol-McLain","given":"Jane"},{"family":"Colombini","given":"Manuela"},{"family":"Feder","given":"Gene"}],"issued":{"date-parts":[["2015",4,18]]}}},{"id":937,"uris":["http://zotero.org/users/7303659/items/F9GDAN4R"],"uri":["http://zotero.org/users/7303659/items/F9GDAN4R"],"itemData":{"id":937,"type":"article-journal","abstract":"Marital sexual violence is a serious problem in India. However, marital rape and most other forms of marital sexual violence are not criminalized in the country. This qualitative study with healthcare providers (physicians and nurses), lawyers, members of a non-profit organization that offers domestic violence support services out of a hospital, a journalist and two lawyers suggest that the majority of care providers recognize that marital sexual violence is a serious concern, and agree that health systems can play a vital role in addressing both the immediate biomedical concerns of survivors, and also overall well-being. The study reveals several systemic and internal factors that hinder responsiveness of Indian health institutions. These include, the absence of a protocol or uniform internal guidelines in most hospitals, a lack of screening programs to capture the presence of violence occurring when patients visit hospitals for other reasons, a large patient load, a lack of gender sensitivity in providers’ education, an absence of domestic violence shelters, and poor interlinkages between support services such as counseling and legal services. Notwithstanding these challenges, some exemplar physicians and nurses assist survivors of sexual violence, sometimes risking their own safety. The Indian health system can be made more responsive, provided these factors are addressed, and crucially budgets are allocated for interventions.","container-title":"Journal of Aggression, Maltreatment &amp; Trauma","DOI":"10.1080/10926771.2018.1494235","ISSN":"1092-6771","issue":"1","note":"publisher: Routledge\n_eprint: https://doi.org/10.1080/10926771.2018.1494235","page":"47–67","source":"Taylor and Francis+NEJM","title":"The Responses of Health Systems to Marital Sexual Violence – A Perspective from Southern India","volume":"28","author":[{"family":"Chattopadhyay","given":"Sreeparna"}],"issued":{"date-parts":[["2019",1,2]]}}}],"schema":"https://github.com/citation-style-language/schema/raw/master/csl-citation.json"} </w:instrText>
      </w:r>
      <w:r w:rsidR="00486E62" w:rsidRPr="00C24040">
        <w:rPr>
          <w:rFonts w:ascii="Times New Roman" w:hAnsi="Times New Roman" w:cs="Times New Roman"/>
          <w:shd w:val="clear" w:color="auto" w:fill="FFFFFF"/>
        </w:rPr>
        <w:fldChar w:fldCharType="separate"/>
      </w:r>
      <w:r w:rsidR="0032329F">
        <w:rPr>
          <w:rFonts w:ascii="Times New Roman" w:hAnsi="Times New Roman" w:cs="Times New Roman"/>
          <w:shd w:val="clear" w:color="auto" w:fill="FFFFFF"/>
        </w:rPr>
        <w:t>[18,19]</w:t>
      </w:r>
      <w:r w:rsidR="00486E62" w:rsidRPr="00C24040">
        <w:rPr>
          <w:rFonts w:ascii="Times New Roman" w:hAnsi="Times New Roman" w:cs="Times New Roman"/>
          <w:shd w:val="clear" w:color="auto" w:fill="FFFFFF"/>
        </w:rPr>
        <w:fldChar w:fldCharType="end"/>
      </w:r>
      <w:r w:rsidR="00486E62" w:rsidRPr="00C24040">
        <w:rPr>
          <w:rFonts w:ascii="Times New Roman" w:hAnsi="Times New Roman" w:cs="Times New Roman"/>
          <w:shd w:val="clear" w:color="auto" w:fill="FFFFFF"/>
        </w:rPr>
        <w:t>.</w:t>
      </w:r>
      <w:r>
        <w:rPr>
          <w:rFonts w:ascii="Times New Roman" w:hAnsi="Times New Roman" w:cs="Times New Roman"/>
        </w:rPr>
        <w:t xml:space="preserve"> </w:t>
      </w:r>
      <w:r w:rsidR="0088515D" w:rsidRPr="0088515D">
        <w:rPr>
          <w:rFonts w:ascii="Times New Roman" w:hAnsi="Times New Roman" w:cs="Times New Roman"/>
        </w:rPr>
        <w:t>Against this backdrop of systemic and training gaps</w:t>
      </w:r>
      <w:r w:rsidR="0088515D">
        <w:rPr>
          <w:rFonts w:ascii="Times New Roman" w:hAnsi="Times New Roman" w:cs="Times New Roman"/>
        </w:rPr>
        <w:t xml:space="preserve">, </w:t>
      </w:r>
      <w:r>
        <w:rPr>
          <w:rFonts w:ascii="Times New Roman" w:hAnsi="Times New Roman" w:cs="Times New Roman"/>
        </w:rPr>
        <w:t>the</w:t>
      </w:r>
      <w:r w:rsidR="00BE1DA5" w:rsidRPr="00446BB0">
        <w:rPr>
          <w:rFonts w:ascii="Times New Roman" w:hAnsi="Times New Roman" w:cs="Times New Roman"/>
        </w:rPr>
        <w:t xml:space="preserve"> COVID</w:t>
      </w:r>
      <w:r w:rsidR="00436B17" w:rsidRPr="00446BB0">
        <w:rPr>
          <w:rFonts w:ascii="Times New Roman" w:hAnsi="Times New Roman" w:cs="Times New Roman"/>
        </w:rPr>
        <w:t>-</w:t>
      </w:r>
      <w:r w:rsidR="00BE1DA5" w:rsidRPr="00446BB0">
        <w:rPr>
          <w:rFonts w:ascii="Times New Roman" w:hAnsi="Times New Roman" w:cs="Times New Roman"/>
        </w:rPr>
        <w:t>19 pandemic</w:t>
      </w:r>
      <w:r>
        <w:rPr>
          <w:rFonts w:ascii="Times New Roman" w:hAnsi="Times New Roman" w:cs="Times New Roman"/>
        </w:rPr>
        <w:t xml:space="preserve"> further intensified risks</w:t>
      </w:r>
      <w:r w:rsidR="00BE1DA5" w:rsidRPr="00446BB0">
        <w:rPr>
          <w:rFonts w:ascii="Times New Roman" w:hAnsi="Times New Roman" w:cs="Times New Roman"/>
        </w:rPr>
        <w:t>,</w:t>
      </w:r>
      <w:r>
        <w:rPr>
          <w:rFonts w:ascii="Times New Roman" w:hAnsi="Times New Roman" w:cs="Times New Roman"/>
        </w:rPr>
        <w:t xml:space="preserve"> with increasing</w:t>
      </w:r>
      <w:r w:rsidR="00BE1DA5" w:rsidRPr="00446BB0">
        <w:rPr>
          <w:rFonts w:ascii="Times New Roman" w:hAnsi="Times New Roman" w:cs="Times New Roman"/>
        </w:rPr>
        <w:t xml:space="preserve"> rates of DV and GBV around the globe</w:t>
      </w:r>
      <w:r w:rsidR="00BE1DA5" w:rsidRPr="00446BB0">
        <w:rPr>
          <w:rFonts w:ascii="Times New Roman" w:hAnsi="Times New Roman" w:cs="Times New Roman"/>
          <w:color w:val="FF0000"/>
        </w:rPr>
        <w:t xml:space="preserve">. </w:t>
      </w:r>
      <w:r w:rsidR="00BE1DA5" w:rsidRPr="00446BB0">
        <w:rPr>
          <w:rFonts w:ascii="Times New Roman" w:hAnsi="Times New Roman" w:cs="Times New Roman"/>
        </w:rPr>
        <w:t>Women were unable to reach domestic violence services due to lockdowns and travel restrictions</w:t>
      </w:r>
      <w:r w:rsidR="00436B17" w:rsidRPr="00446BB0">
        <w:rPr>
          <w:rFonts w:ascii="Times New Roman" w:hAnsi="Times New Roman" w:cs="Times New Roman"/>
        </w:rPr>
        <w:t>,</w:t>
      </w:r>
      <w:r w:rsidR="00BE1DA5" w:rsidRPr="00446BB0">
        <w:rPr>
          <w:rFonts w:ascii="Times New Roman" w:hAnsi="Times New Roman" w:cs="Times New Roman"/>
        </w:rPr>
        <w:t xml:space="preserve"> and mental health problems were also on the rise. </w:t>
      </w:r>
      <w:r>
        <w:rPr>
          <w:rFonts w:ascii="Times New Roman" w:hAnsi="Times New Roman" w:cs="Times New Roman"/>
        </w:rPr>
        <w:br/>
      </w:r>
      <w:r>
        <w:rPr>
          <w:rFonts w:ascii="Times New Roman" w:hAnsi="Times New Roman" w:cs="Times New Roman"/>
        </w:rPr>
        <w:br/>
      </w:r>
      <w:r w:rsidR="00BE1DA5" w:rsidRPr="00446BB0">
        <w:rPr>
          <w:rFonts w:ascii="Times New Roman" w:hAnsi="Times New Roman" w:cs="Times New Roman"/>
        </w:rPr>
        <w:lastRenderedPageBreak/>
        <w:t>The</w:t>
      </w:r>
      <w:r w:rsidR="00A00A5F" w:rsidRPr="00446BB0">
        <w:rPr>
          <w:rFonts w:ascii="Times New Roman" w:hAnsi="Times New Roman" w:cs="Times New Roman"/>
        </w:rPr>
        <w:t xml:space="preserve"> Project </w:t>
      </w:r>
      <w:proofErr w:type="spellStart"/>
      <w:r w:rsidR="00A00A5F" w:rsidRPr="00446BB0">
        <w:rPr>
          <w:rFonts w:ascii="Times New Roman" w:hAnsi="Times New Roman" w:cs="Times New Roman"/>
          <w:i/>
        </w:rPr>
        <w:t>Stree</w:t>
      </w:r>
      <w:proofErr w:type="spellEnd"/>
      <w:r w:rsidR="00A00A5F" w:rsidRPr="00446BB0">
        <w:rPr>
          <w:rFonts w:ascii="Times New Roman" w:hAnsi="Times New Roman" w:cs="Times New Roman"/>
          <w:i/>
        </w:rPr>
        <w:t xml:space="preserve"> </w:t>
      </w:r>
      <w:proofErr w:type="spellStart"/>
      <w:r w:rsidR="00A00A5F" w:rsidRPr="00446BB0">
        <w:rPr>
          <w:rFonts w:ascii="Times New Roman" w:hAnsi="Times New Roman" w:cs="Times New Roman"/>
          <w:i/>
        </w:rPr>
        <w:t>Manoraksha</w:t>
      </w:r>
      <w:proofErr w:type="spellEnd"/>
      <w:r w:rsidR="00BE1DA5" w:rsidRPr="00446BB0">
        <w:rPr>
          <w:rFonts w:ascii="Times New Roman" w:hAnsi="Times New Roman" w:cs="Times New Roman"/>
        </w:rPr>
        <w:t xml:space="preserve"> (Protection of Women</w:t>
      </w:r>
      <w:r w:rsidR="00436B17" w:rsidRPr="00446BB0">
        <w:rPr>
          <w:rFonts w:ascii="Times New Roman" w:hAnsi="Times New Roman" w:cs="Times New Roman"/>
        </w:rPr>
        <w:t>'</w:t>
      </w:r>
      <w:r w:rsidR="00BE1DA5" w:rsidRPr="00446BB0">
        <w:rPr>
          <w:rFonts w:ascii="Times New Roman" w:hAnsi="Times New Roman" w:cs="Times New Roman"/>
        </w:rPr>
        <w:t xml:space="preserve">s Mental Health) was initiated during the pandemic by the Ministry of </w:t>
      </w:r>
      <w:r w:rsidR="008858E2" w:rsidRPr="00446BB0">
        <w:rPr>
          <w:rFonts w:ascii="Times New Roman" w:hAnsi="Times New Roman" w:cs="Times New Roman"/>
        </w:rPr>
        <w:t>Wo</w:t>
      </w:r>
      <w:r w:rsidR="00382EB9" w:rsidRPr="00446BB0">
        <w:rPr>
          <w:rFonts w:ascii="Times New Roman" w:hAnsi="Times New Roman" w:cs="Times New Roman"/>
        </w:rPr>
        <w:t>m</w:t>
      </w:r>
      <w:r w:rsidR="008858E2" w:rsidRPr="00446BB0">
        <w:rPr>
          <w:rFonts w:ascii="Times New Roman" w:hAnsi="Times New Roman" w:cs="Times New Roman"/>
        </w:rPr>
        <w:t>en and Child Development</w:t>
      </w:r>
      <w:r w:rsidR="00BE1DA5" w:rsidRPr="00446BB0">
        <w:rPr>
          <w:rFonts w:ascii="Times New Roman" w:hAnsi="Times New Roman" w:cs="Times New Roman"/>
        </w:rPr>
        <w:t xml:space="preserve"> to support OSC counsellors by enhancing training on psychological and mental health</w:t>
      </w:r>
      <w:r w:rsidR="00D72C1E" w:rsidRPr="00446BB0">
        <w:rPr>
          <w:rFonts w:ascii="Times New Roman" w:hAnsi="Times New Roman" w:cs="Times New Roman"/>
        </w:rPr>
        <w:t xml:space="preserve"> and </w:t>
      </w:r>
      <w:r w:rsidR="002B793C" w:rsidRPr="00446BB0">
        <w:rPr>
          <w:rFonts w:ascii="Times New Roman" w:hAnsi="Times New Roman" w:cs="Times New Roman"/>
        </w:rPr>
        <w:t>continued ther</w:t>
      </w:r>
      <w:r>
        <w:rPr>
          <w:rFonts w:ascii="Times New Roman" w:hAnsi="Times New Roman" w:cs="Times New Roman"/>
        </w:rPr>
        <w:t>e</w:t>
      </w:r>
      <w:r w:rsidR="002B793C" w:rsidRPr="00446BB0">
        <w:rPr>
          <w:rFonts w:ascii="Times New Roman" w:hAnsi="Times New Roman" w:cs="Times New Roman"/>
        </w:rPr>
        <w:t>after</w:t>
      </w:r>
      <w:r w:rsidR="00D72C1E" w:rsidRPr="00446BB0">
        <w:rPr>
          <w:rFonts w:ascii="Times New Roman" w:hAnsi="Times New Roman" w:cs="Times New Roman"/>
        </w:rPr>
        <w:t>.</w:t>
      </w:r>
      <w:r w:rsidR="00446BB0" w:rsidRPr="00446BB0">
        <w:rPr>
          <w:rFonts w:ascii="Times New Roman" w:hAnsi="Times New Roman" w:cs="Times New Roman"/>
        </w:rPr>
        <w:t xml:space="preserve"> This study </w:t>
      </w:r>
      <w:r>
        <w:rPr>
          <w:rFonts w:ascii="Times New Roman" w:hAnsi="Times New Roman" w:cs="Times New Roman"/>
        </w:rPr>
        <w:t>evaluates</w:t>
      </w:r>
      <w:r w:rsidR="00446BB0" w:rsidRPr="00446BB0">
        <w:rPr>
          <w:rFonts w:ascii="Times New Roman" w:hAnsi="Times New Roman" w:cs="Times New Roman"/>
        </w:rPr>
        <w:t xml:space="preserve"> the impact of the </w:t>
      </w:r>
      <w:proofErr w:type="spellStart"/>
      <w:r w:rsidR="00446BB0" w:rsidRPr="00446BB0">
        <w:rPr>
          <w:rStyle w:val="Emphasis"/>
          <w:rFonts w:ascii="Times New Roman" w:hAnsi="Times New Roman" w:cs="Times New Roman"/>
        </w:rPr>
        <w:t>Stree</w:t>
      </w:r>
      <w:proofErr w:type="spellEnd"/>
      <w:r w:rsidR="00446BB0" w:rsidRPr="00446BB0">
        <w:rPr>
          <w:rStyle w:val="Emphasis"/>
          <w:rFonts w:ascii="Times New Roman" w:hAnsi="Times New Roman" w:cs="Times New Roman"/>
        </w:rPr>
        <w:t xml:space="preserve"> </w:t>
      </w:r>
      <w:proofErr w:type="spellStart"/>
      <w:r w:rsidR="00446BB0" w:rsidRPr="00446BB0">
        <w:rPr>
          <w:rStyle w:val="Emphasis"/>
          <w:rFonts w:ascii="Times New Roman" w:hAnsi="Times New Roman" w:cs="Times New Roman"/>
        </w:rPr>
        <w:t>Manoraksha</w:t>
      </w:r>
      <w:proofErr w:type="spellEnd"/>
      <w:r w:rsidR="00446BB0" w:rsidRPr="00446BB0">
        <w:rPr>
          <w:rFonts w:ascii="Times New Roman" w:hAnsi="Times New Roman" w:cs="Times New Roman"/>
        </w:rPr>
        <w:t xml:space="preserve"> training programme on OSC staff, specifically examining changes in their knowledge, beliefs and attitudes, perceived barriers, and preparedness to provide trauma-informed mental health and psychosocial support to women affected by violence</w:t>
      </w:r>
      <w:r w:rsidR="0088515D">
        <w:rPr>
          <w:rFonts w:ascii="Times New Roman" w:hAnsi="Times New Roman" w:cs="Times New Roman"/>
        </w:rPr>
        <w:t>.</w:t>
      </w:r>
    </w:p>
    <w:p w14:paraId="66622CB4" w14:textId="77777777" w:rsidR="00515467" w:rsidRPr="00C24040" w:rsidRDefault="00355473" w:rsidP="00922CED">
      <w:pPr>
        <w:spacing w:line="276" w:lineRule="auto"/>
        <w:jc w:val="both"/>
        <w:rPr>
          <w:rFonts w:ascii="Times New Roman" w:hAnsi="Times New Roman" w:cs="Times New Roman"/>
        </w:rPr>
      </w:pPr>
      <w:r w:rsidRPr="00C24040">
        <w:rPr>
          <w:rFonts w:ascii="Times New Roman" w:hAnsi="Times New Roman" w:cs="Times New Roman"/>
        </w:rPr>
        <w:br/>
      </w:r>
    </w:p>
    <w:p w14:paraId="5F59D79F" w14:textId="77777777" w:rsidR="006854E7" w:rsidRPr="00C24040" w:rsidRDefault="006854E7" w:rsidP="00922CED">
      <w:pPr>
        <w:spacing w:line="276" w:lineRule="auto"/>
        <w:jc w:val="both"/>
        <w:rPr>
          <w:rFonts w:ascii="Times New Roman" w:hAnsi="Times New Roman" w:cs="Times New Roman"/>
          <w:b/>
          <w:bCs/>
        </w:rPr>
      </w:pPr>
      <w:r w:rsidRPr="00C24040">
        <w:rPr>
          <w:rFonts w:ascii="Times New Roman" w:hAnsi="Times New Roman" w:cs="Times New Roman"/>
          <w:b/>
          <w:bCs/>
        </w:rPr>
        <w:t>METHODOLOGY</w:t>
      </w:r>
    </w:p>
    <w:p w14:paraId="14B1CDA0" w14:textId="77777777" w:rsidR="006854E7" w:rsidRPr="00C24040" w:rsidRDefault="006854E7" w:rsidP="00922CED">
      <w:pPr>
        <w:spacing w:line="276" w:lineRule="auto"/>
        <w:jc w:val="both"/>
        <w:rPr>
          <w:rFonts w:ascii="Times New Roman" w:hAnsi="Times New Roman" w:cs="Times New Roman"/>
          <w:b/>
          <w:bCs/>
        </w:rPr>
      </w:pPr>
    </w:p>
    <w:p w14:paraId="042A24F5" w14:textId="623F8BD4" w:rsidR="00BA5A61" w:rsidRPr="00922CED" w:rsidRDefault="00922CED" w:rsidP="00922CED">
      <w:pPr>
        <w:spacing w:line="276" w:lineRule="auto"/>
        <w:jc w:val="both"/>
        <w:rPr>
          <w:rFonts w:ascii="Times New Roman" w:hAnsi="Times New Roman" w:cs="Times New Roman"/>
          <w:b/>
          <w:bCs/>
        </w:rPr>
      </w:pPr>
      <w:r>
        <w:rPr>
          <w:rFonts w:ascii="Times New Roman" w:hAnsi="Times New Roman" w:cs="Times New Roman"/>
          <w:b/>
          <w:bCs/>
        </w:rPr>
        <w:t xml:space="preserve">A) </w:t>
      </w:r>
      <w:r w:rsidR="00AC231E" w:rsidRPr="00922CED">
        <w:rPr>
          <w:rFonts w:ascii="Times New Roman" w:hAnsi="Times New Roman" w:cs="Times New Roman"/>
          <w:b/>
          <w:bCs/>
        </w:rPr>
        <w:t xml:space="preserve">Training </w:t>
      </w:r>
      <w:r w:rsidR="00D14C88" w:rsidRPr="00922CED">
        <w:rPr>
          <w:rFonts w:ascii="Times New Roman" w:hAnsi="Times New Roman" w:cs="Times New Roman"/>
          <w:b/>
          <w:bCs/>
        </w:rPr>
        <w:t>Program:</w:t>
      </w:r>
      <w:r w:rsidR="002E2768">
        <w:rPr>
          <w:rFonts w:ascii="Times New Roman" w:hAnsi="Times New Roman" w:cs="Times New Roman"/>
          <w:b/>
          <w:bCs/>
        </w:rPr>
        <w:br/>
      </w:r>
      <w:r w:rsidR="002E2768">
        <w:rPr>
          <w:rFonts w:ascii="Times New Roman" w:hAnsi="Times New Roman" w:cs="Times New Roman"/>
          <w:b/>
          <w:bCs/>
        </w:rPr>
        <w:br/>
      </w:r>
      <w:r w:rsidR="002E2768">
        <w:rPr>
          <w:rFonts w:ascii="Times New Roman" w:hAnsi="Times New Roman" w:cs="Times New Roman"/>
          <w:b/>
          <w:bCs/>
          <w:noProof/>
        </w:rPr>
        <w:drawing>
          <wp:inline distT="0" distB="0" distL="0" distR="0" wp14:anchorId="5C65DE5B" wp14:editId="07F242A6">
            <wp:extent cx="5727700" cy="4344670"/>
            <wp:effectExtent l="0" t="0" r="0" b="0"/>
            <wp:docPr id="744374755" name="Picture 1" descr="A diagram of a training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4755" name="Picture 1" descr="A diagram of a training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27700" cy="4344670"/>
                    </a:xfrm>
                    <a:prstGeom prst="rect">
                      <a:avLst/>
                    </a:prstGeom>
                  </pic:spPr>
                </pic:pic>
              </a:graphicData>
            </a:graphic>
          </wp:inline>
        </w:drawing>
      </w:r>
      <w:r w:rsidR="002E2768">
        <w:rPr>
          <w:rFonts w:ascii="Times New Roman" w:hAnsi="Times New Roman" w:cs="Times New Roman"/>
          <w:b/>
          <w:bCs/>
        </w:rPr>
        <w:br/>
      </w:r>
      <w:r w:rsidR="00556DD3" w:rsidRPr="00556DD3">
        <w:rPr>
          <w:rFonts w:ascii="Times New Roman" w:hAnsi="Times New Roman" w:cs="Times New Roman"/>
          <w:b/>
          <w:bCs/>
        </w:rPr>
        <w:t xml:space="preserve">The structure of the </w:t>
      </w:r>
      <w:proofErr w:type="spellStart"/>
      <w:r w:rsidR="00556DD3" w:rsidRPr="00556DD3">
        <w:rPr>
          <w:rFonts w:ascii="Times New Roman" w:hAnsi="Times New Roman" w:cs="Times New Roman"/>
          <w:b/>
          <w:bCs/>
        </w:rPr>
        <w:t>Stree</w:t>
      </w:r>
      <w:proofErr w:type="spellEnd"/>
      <w:r w:rsidR="00556DD3" w:rsidRPr="00556DD3">
        <w:rPr>
          <w:rFonts w:ascii="Times New Roman" w:hAnsi="Times New Roman" w:cs="Times New Roman"/>
          <w:b/>
          <w:bCs/>
        </w:rPr>
        <w:t xml:space="preserve"> </w:t>
      </w:r>
      <w:proofErr w:type="spellStart"/>
      <w:r w:rsidR="00556DD3" w:rsidRPr="00556DD3">
        <w:rPr>
          <w:rFonts w:ascii="Times New Roman" w:hAnsi="Times New Roman" w:cs="Times New Roman"/>
          <w:b/>
          <w:bCs/>
        </w:rPr>
        <w:t>Manoraksha</w:t>
      </w:r>
      <w:proofErr w:type="spellEnd"/>
      <w:r w:rsidR="00556DD3" w:rsidRPr="00556DD3">
        <w:rPr>
          <w:rFonts w:ascii="Times New Roman" w:hAnsi="Times New Roman" w:cs="Times New Roman"/>
          <w:b/>
          <w:bCs/>
        </w:rPr>
        <w:t xml:space="preserve"> training program is presented in Figure 1.</w:t>
      </w:r>
      <w:r w:rsidR="00556DD3">
        <w:rPr>
          <w:rFonts w:ascii="Times New Roman" w:hAnsi="Times New Roman" w:cs="Times New Roman"/>
          <w:b/>
          <w:bCs/>
        </w:rPr>
        <w:br/>
      </w:r>
    </w:p>
    <w:p w14:paraId="5FD87676" w14:textId="066BAC04" w:rsidR="00BC3996" w:rsidRPr="002E2768" w:rsidRDefault="006854E7" w:rsidP="002E2768">
      <w:pPr>
        <w:spacing w:line="276" w:lineRule="auto"/>
        <w:jc w:val="both"/>
        <w:rPr>
          <w:rFonts w:ascii="Times" w:hAnsi="Times" w:cs="Times New Roman"/>
        </w:rPr>
      </w:pPr>
      <w:r w:rsidRPr="002E2768">
        <w:rPr>
          <w:rFonts w:ascii="Times New Roman" w:hAnsi="Times New Roman" w:cs="Times New Roman"/>
        </w:rPr>
        <w:t xml:space="preserve">The study intervention was </w:t>
      </w:r>
      <w:r w:rsidRPr="002E2768">
        <w:rPr>
          <w:rFonts w:ascii="Times" w:hAnsi="Times" w:cs="Times New Roman"/>
        </w:rPr>
        <w:t xml:space="preserve">an ongoing comprehensive training program delivered </w:t>
      </w:r>
      <w:r w:rsidR="003E230B" w:rsidRPr="002E2768">
        <w:rPr>
          <w:rFonts w:ascii="Times" w:hAnsi="Times" w:cs="Times New Roman"/>
        </w:rPr>
        <w:t>to participants in the "</w:t>
      </w:r>
      <w:proofErr w:type="spellStart"/>
      <w:r w:rsidR="003E230B" w:rsidRPr="002E2768">
        <w:rPr>
          <w:rFonts w:ascii="Times" w:hAnsi="Times" w:cs="Times New Roman"/>
        </w:rPr>
        <w:t>Stree</w:t>
      </w:r>
      <w:proofErr w:type="spellEnd"/>
      <w:r w:rsidR="003E230B" w:rsidRPr="002E2768">
        <w:rPr>
          <w:rFonts w:ascii="Times" w:hAnsi="Times" w:cs="Times New Roman"/>
        </w:rPr>
        <w:t xml:space="preserve"> </w:t>
      </w:r>
      <w:proofErr w:type="spellStart"/>
      <w:r w:rsidR="003E230B" w:rsidRPr="002E2768">
        <w:rPr>
          <w:rFonts w:ascii="Times" w:hAnsi="Times" w:cs="Times New Roman"/>
        </w:rPr>
        <w:t>Manoraksha</w:t>
      </w:r>
      <w:proofErr w:type="spellEnd"/>
      <w:r w:rsidR="003E230B" w:rsidRPr="002E2768">
        <w:rPr>
          <w:rFonts w:ascii="Times" w:hAnsi="Times" w:cs="Times New Roman"/>
        </w:rPr>
        <w:t>" OSC training program conducted nationwide</w:t>
      </w:r>
      <w:r w:rsidR="00347D7B" w:rsidRPr="002E2768">
        <w:rPr>
          <w:rFonts w:ascii="Times" w:hAnsi="Times" w:cs="Times New Roman"/>
        </w:rPr>
        <w:t xml:space="preserve">. Sessions were conducted </w:t>
      </w:r>
      <w:r w:rsidRPr="002E2768">
        <w:rPr>
          <w:rFonts w:ascii="Times" w:hAnsi="Times" w:cs="Times New Roman"/>
        </w:rPr>
        <w:t xml:space="preserve">over </w:t>
      </w:r>
      <w:r w:rsidR="00347D7B" w:rsidRPr="002E2768">
        <w:rPr>
          <w:rFonts w:ascii="Times" w:hAnsi="Times" w:cs="Times New Roman"/>
        </w:rPr>
        <w:t>(</w:t>
      </w:r>
      <w:proofErr w:type="spellStart"/>
      <w:r w:rsidR="00347D7B" w:rsidRPr="002E2768">
        <w:rPr>
          <w:rFonts w:ascii="Times" w:hAnsi="Times" w:cs="Times New Roman"/>
        </w:rPr>
        <w:t>i</w:t>
      </w:r>
      <w:proofErr w:type="spellEnd"/>
      <w:r w:rsidR="00347D7B" w:rsidRPr="002E2768">
        <w:rPr>
          <w:rFonts w:ascii="Times" w:hAnsi="Times" w:cs="Times New Roman"/>
        </w:rPr>
        <w:t>)</w:t>
      </w:r>
      <w:r w:rsidR="00F25CE6" w:rsidRPr="002E2768">
        <w:rPr>
          <w:rFonts w:ascii="Times" w:hAnsi="Times" w:cs="Times New Roman"/>
        </w:rPr>
        <w:t xml:space="preserve"> four sessions of two hours each</w:t>
      </w:r>
      <w:r w:rsidR="00347D7B" w:rsidRPr="002E2768">
        <w:rPr>
          <w:rFonts w:ascii="Times" w:hAnsi="Times" w:cs="Times New Roman"/>
        </w:rPr>
        <w:t xml:space="preserve"> in a basic </w:t>
      </w:r>
      <w:r w:rsidR="00BC3996" w:rsidRPr="002E2768">
        <w:rPr>
          <w:rFonts w:ascii="Times" w:hAnsi="Times" w:cs="Times New Roman"/>
        </w:rPr>
        <w:t>course directed at all participants and (ii) six sessions of 3.5 hours each for counse</w:t>
      </w:r>
      <w:r w:rsidR="003E230B" w:rsidRPr="002E2768">
        <w:rPr>
          <w:rFonts w:ascii="Times" w:hAnsi="Times" w:cs="Times New Roman"/>
        </w:rPr>
        <w:t>l</w:t>
      </w:r>
      <w:r w:rsidR="00BC3996" w:rsidRPr="002E2768">
        <w:rPr>
          <w:rFonts w:ascii="Times" w:hAnsi="Times" w:cs="Times New Roman"/>
        </w:rPr>
        <w:t>lors in an advanced certificate course</w:t>
      </w:r>
      <w:r w:rsidR="00556DD3">
        <w:rPr>
          <w:rFonts w:ascii="Times" w:hAnsi="Times" w:cs="Times New Roman"/>
        </w:rPr>
        <w:t xml:space="preserve"> for a</w:t>
      </w:r>
      <w:r w:rsidR="00F9041A" w:rsidRPr="002E2768">
        <w:rPr>
          <w:rFonts w:ascii="Times" w:hAnsi="Times" w:cs="Times New Roman"/>
        </w:rPr>
        <w:t xml:space="preserve"> total of 21 hours</w:t>
      </w:r>
      <w:r w:rsidR="00BC3996" w:rsidRPr="002E2768">
        <w:rPr>
          <w:rFonts w:ascii="Times" w:hAnsi="Times" w:cs="Times New Roman"/>
        </w:rPr>
        <w:t xml:space="preserve">. </w:t>
      </w:r>
    </w:p>
    <w:p w14:paraId="247FCD5B" w14:textId="7EAFD48E" w:rsidR="00F9041A" w:rsidRPr="00780367" w:rsidRDefault="00F9041A" w:rsidP="00922CED">
      <w:pPr>
        <w:spacing w:before="240" w:after="240" w:line="276" w:lineRule="auto"/>
        <w:jc w:val="both"/>
        <w:rPr>
          <w:rFonts w:ascii="Times" w:hAnsi="Times"/>
          <w:color w:val="000000" w:themeColor="text1"/>
        </w:rPr>
      </w:pPr>
      <w:r w:rsidRPr="00780367">
        <w:rPr>
          <w:rFonts w:ascii="Times" w:hAnsi="Times"/>
          <w:color w:val="000000" w:themeColor="text1"/>
        </w:rPr>
        <w:lastRenderedPageBreak/>
        <w:t>Teaching approaches included brief 15-20 minutes didactic</w:t>
      </w:r>
      <w:r w:rsidR="00556DD3">
        <w:rPr>
          <w:rFonts w:ascii="Times" w:hAnsi="Times"/>
          <w:color w:val="000000" w:themeColor="text1"/>
        </w:rPr>
        <w:t xml:space="preserve"> trainings</w:t>
      </w:r>
      <w:r w:rsidRPr="00780367">
        <w:rPr>
          <w:rFonts w:ascii="Times" w:hAnsi="Times"/>
          <w:color w:val="000000" w:themeColor="text1"/>
        </w:rPr>
        <w:t>, hypothetical case vignettes pertinent to the subject, role play videos focusing on the interaction between client and counsellor, and personal testimonies. Breakout room discussions with a maximum of 10 participants were done on zoom so there would be better discussion in small rooms, considering the topic's sensitive nature. audio and video training videos, reflective exercises</w:t>
      </w:r>
    </w:p>
    <w:p w14:paraId="55F5D168" w14:textId="4091CEF2" w:rsidR="00F9041A" w:rsidRDefault="00556DD3" w:rsidP="00922CED">
      <w:pPr>
        <w:spacing w:line="276" w:lineRule="auto"/>
        <w:jc w:val="both"/>
        <w:rPr>
          <w:rFonts w:ascii="Times" w:eastAsiaTheme="minorEastAsia" w:hAnsi="Times" w:cs="Times New Roman"/>
          <w:kern w:val="24"/>
        </w:rPr>
      </w:pPr>
      <w:r>
        <w:rPr>
          <w:rFonts w:ascii="Times" w:eastAsiaTheme="minorEastAsia" w:hAnsi="Times" w:cs="Times New Roman"/>
          <w:kern w:val="24"/>
        </w:rPr>
        <w:t>F</w:t>
      </w:r>
      <w:r w:rsidR="00F9041A" w:rsidRPr="00780367">
        <w:rPr>
          <w:rFonts w:ascii="Times" w:eastAsiaTheme="minorEastAsia" w:hAnsi="Times" w:cs="Times New Roman"/>
          <w:kern w:val="24"/>
        </w:rPr>
        <w:t>ollowing the principles of participatory adult learning, the focus was built on learning through participants' experiences, with a systematic sharing of experiences by the trainees helping facilitate awareness of the socio-economic realities and allowing feedback.</w:t>
      </w:r>
    </w:p>
    <w:p w14:paraId="526F6935" w14:textId="77777777" w:rsidR="00F9041A" w:rsidRDefault="00F9041A" w:rsidP="00922CED">
      <w:pPr>
        <w:spacing w:line="276" w:lineRule="auto"/>
        <w:jc w:val="both"/>
        <w:rPr>
          <w:rFonts w:ascii="Times" w:eastAsiaTheme="minorEastAsia" w:hAnsi="Times" w:cs="Times New Roman"/>
          <w:kern w:val="24"/>
        </w:rPr>
      </w:pPr>
    </w:p>
    <w:p w14:paraId="1723FBB6" w14:textId="77777777" w:rsidR="00F9041A" w:rsidRPr="00F738C6" w:rsidRDefault="00F9041A" w:rsidP="00922CED">
      <w:pPr>
        <w:spacing w:line="276" w:lineRule="auto"/>
        <w:jc w:val="both"/>
        <w:rPr>
          <w:rFonts w:ascii="Times" w:eastAsiaTheme="minorEastAsia" w:hAnsi="Times" w:cs="Times New Roman"/>
          <w:kern w:val="24"/>
        </w:rPr>
      </w:pPr>
      <w:r>
        <w:rPr>
          <w:rFonts w:ascii="Times" w:hAnsi="Times"/>
          <w:color w:val="000000" w:themeColor="text1"/>
        </w:rPr>
        <w:t>Didactics were developed in</w:t>
      </w:r>
      <w:r w:rsidRPr="00780367">
        <w:rPr>
          <w:rFonts w:ascii="Times" w:hAnsi="Times"/>
          <w:color w:val="000000" w:themeColor="text1"/>
        </w:rPr>
        <w:t xml:space="preserve"> </w:t>
      </w:r>
      <w:r w:rsidRPr="00780367">
        <w:rPr>
          <w:rFonts w:ascii="Times" w:hAnsi="Times" w:cs="Arial"/>
        </w:rPr>
        <w:t>English, Hindi, Kannada, Tamil, Telugu and Malayalam</w:t>
      </w:r>
      <w:r>
        <w:rPr>
          <w:rFonts w:ascii="Times" w:hAnsi="Times" w:cs="Arial"/>
        </w:rPr>
        <w:t xml:space="preserve"> to cater to all regions</w:t>
      </w:r>
      <w:r w:rsidRPr="00780367">
        <w:rPr>
          <w:rFonts w:ascii="Times" w:hAnsi="Times" w:cs="Arial"/>
        </w:rPr>
        <w:t>.</w:t>
      </w:r>
      <w:r>
        <w:rPr>
          <w:rFonts w:ascii="Times" w:hAnsi="Times" w:cs="Arial"/>
        </w:rPr>
        <w:t xml:space="preserve"> </w:t>
      </w:r>
      <w:r w:rsidRPr="00780367">
        <w:rPr>
          <w:rFonts w:ascii="Times" w:hAnsi="Times"/>
          <w:color w:val="000000" w:themeColor="text1"/>
        </w:rPr>
        <w:t xml:space="preserve">Session discussions </w:t>
      </w:r>
      <w:r>
        <w:rPr>
          <w:rFonts w:ascii="Times" w:hAnsi="Times"/>
          <w:color w:val="000000" w:themeColor="text1"/>
        </w:rPr>
        <w:t>were carried out in</w:t>
      </w:r>
      <w:r w:rsidRPr="00780367">
        <w:rPr>
          <w:rFonts w:ascii="Times" w:hAnsi="Times"/>
          <w:color w:val="000000" w:themeColor="text1"/>
        </w:rPr>
        <w:t xml:space="preserve"> </w:t>
      </w:r>
      <w:r w:rsidRPr="00780367">
        <w:rPr>
          <w:rFonts w:ascii="Times" w:hAnsi="Times" w:cs="Arial"/>
        </w:rPr>
        <w:t>English, Hindi, Gujarati, Punjabi, Kannada, Tamil, Telugu and Malayala</w:t>
      </w:r>
      <w:r>
        <w:rPr>
          <w:rFonts w:ascii="Times" w:hAnsi="Times" w:cs="Arial"/>
        </w:rPr>
        <w:t>m.</w:t>
      </w:r>
    </w:p>
    <w:p w14:paraId="5A7C2658" w14:textId="77777777" w:rsidR="00F9041A" w:rsidRPr="00780367" w:rsidRDefault="00F9041A" w:rsidP="00922CED">
      <w:pPr>
        <w:spacing w:line="276" w:lineRule="auto"/>
        <w:rPr>
          <w:rFonts w:ascii="Times" w:hAnsi="Times" w:cs="Times New Roman"/>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89"/>
        <w:gridCol w:w="5721"/>
      </w:tblGrid>
      <w:tr w:rsidR="00F9041A" w:rsidRPr="00C62B94" w14:paraId="4CA7607C" w14:textId="77777777" w:rsidTr="003C04AA">
        <w:trPr>
          <w:trHeight w:val="457"/>
        </w:trPr>
        <w:tc>
          <w:tcPr>
            <w:tcW w:w="1825" w:type="pct"/>
            <w:vAlign w:val="center"/>
          </w:tcPr>
          <w:p w14:paraId="67D7E4C5" w14:textId="77777777" w:rsidR="00F9041A" w:rsidRPr="00C62B94" w:rsidRDefault="00F9041A" w:rsidP="00922CED">
            <w:pPr>
              <w:pStyle w:val="TableParagraph"/>
              <w:spacing w:line="276" w:lineRule="auto"/>
              <w:ind w:left="107"/>
              <w:rPr>
                <w:rFonts w:ascii="Times" w:hAnsi="Times" w:cstheme="minorHAnsi"/>
                <w:b/>
                <w:sz w:val="24"/>
                <w:szCs w:val="24"/>
              </w:rPr>
            </w:pPr>
            <w:r w:rsidRPr="00C62B94">
              <w:rPr>
                <w:rFonts w:ascii="Times" w:hAnsi="Times" w:cstheme="minorHAnsi"/>
                <w:b/>
                <w:sz w:val="24"/>
                <w:szCs w:val="24"/>
              </w:rPr>
              <w:t>Module</w:t>
            </w:r>
          </w:p>
        </w:tc>
        <w:tc>
          <w:tcPr>
            <w:tcW w:w="3175" w:type="pct"/>
            <w:vAlign w:val="center"/>
          </w:tcPr>
          <w:p w14:paraId="60703B7F" w14:textId="77777777" w:rsidR="00F9041A" w:rsidRPr="00C62B94" w:rsidRDefault="00F9041A" w:rsidP="00922CED">
            <w:pPr>
              <w:pStyle w:val="TableParagraph"/>
              <w:spacing w:line="276" w:lineRule="auto"/>
              <w:rPr>
                <w:rFonts w:ascii="Times" w:hAnsi="Times" w:cstheme="minorHAnsi"/>
                <w:b/>
                <w:sz w:val="24"/>
                <w:szCs w:val="24"/>
              </w:rPr>
            </w:pPr>
            <w:r w:rsidRPr="00C62B94">
              <w:rPr>
                <w:rFonts w:ascii="Times" w:hAnsi="Times" w:cstheme="minorHAnsi"/>
                <w:b/>
                <w:sz w:val="24"/>
                <w:szCs w:val="24"/>
              </w:rPr>
              <w:t xml:space="preserve">Learning objectives </w:t>
            </w:r>
          </w:p>
        </w:tc>
      </w:tr>
      <w:tr w:rsidR="00F9041A" w:rsidRPr="00C62B94" w14:paraId="2D77FA75" w14:textId="77777777" w:rsidTr="003C04AA">
        <w:trPr>
          <w:trHeight w:val="578"/>
        </w:trPr>
        <w:tc>
          <w:tcPr>
            <w:tcW w:w="1825" w:type="pct"/>
            <w:vMerge w:val="restart"/>
            <w:vAlign w:val="center"/>
          </w:tcPr>
          <w:p w14:paraId="4C2D5DB9" w14:textId="77777777" w:rsidR="00F9041A" w:rsidRPr="00C62B94" w:rsidRDefault="00F9041A" w:rsidP="00922CED">
            <w:pPr>
              <w:pStyle w:val="TableParagraph"/>
              <w:spacing w:line="276" w:lineRule="auto"/>
              <w:ind w:left="107" w:right="196"/>
              <w:rPr>
                <w:rFonts w:ascii="Times" w:hAnsi="Times" w:cstheme="minorHAnsi"/>
                <w:sz w:val="24"/>
                <w:szCs w:val="24"/>
              </w:rPr>
            </w:pPr>
            <w:r w:rsidRPr="00C62B94">
              <w:rPr>
                <w:rFonts w:ascii="Times" w:hAnsi="Times" w:cstheme="minorHAnsi"/>
                <w:sz w:val="24"/>
                <w:szCs w:val="24"/>
              </w:rPr>
              <w:t>Module 1</w:t>
            </w:r>
          </w:p>
        </w:tc>
        <w:tc>
          <w:tcPr>
            <w:tcW w:w="3175" w:type="pct"/>
            <w:vAlign w:val="center"/>
          </w:tcPr>
          <w:p w14:paraId="03715289"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1.1 </w:t>
            </w:r>
            <w:r w:rsidRPr="00C62B94">
              <w:rPr>
                <w:rFonts w:ascii="Times" w:hAnsi="Times"/>
                <w:color w:val="000000" w:themeColor="text1"/>
                <w:sz w:val="24"/>
                <w:szCs w:val="24"/>
              </w:rPr>
              <w:t xml:space="preserve"> Violence against Women: Multigenerational Implications and Lifetime Trauma.</w:t>
            </w:r>
          </w:p>
        </w:tc>
      </w:tr>
      <w:tr w:rsidR="00F9041A" w:rsidRPr="00C62B94" w14:paraId="699E70B4" w14:textId="77777777" w:rsidTr="00922CED">
        <w:trPr>
          <w:trHeight w:val="637"/>
        </w:trPr>
        <w:tc>
          <w:tcPr>
            <w:tcW w:w="1825" w:type="pct"/>
            <w:vMerge/>
            <w:tcBorders>
              <w:top w:val="nil"/>
            </w:tcBorders>
            <w:vAlign w:val="center"/>
          </w:tcPr>
          <w:p w14:paraId="6ED0262E" w14:textId="77777777" w:rsidR="00F9041A" w:rsidRPr="00C62B94" w:rsidRDefault="00F9041A" w:rsidP="00922CED">
            <w:pPr>
              <w:spacing w:line="276" w:lineRule="auto"/>
              <w:rPr>
                <w:rFonts w:ascii="Times" w:hAnsi="Times" w:cstheme="minorHAnsi"/>
              </w:rPr>
            </w:pPr>
          </w:p>
        </w:tc>
        <w:tc>
          <w:tcPr>
            <w:tcW w:w="3175" w:type="pct"/>
            <w:vAlign w:val="center"/>
          </w:tcPr>
          <w:p w14:paraId="42559E15" w14:textId="0BB5AD1C"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1.2 Multigenerational Implications and Lifetime Traum</w:t>
            </w:r>
            <w:r w:rsidR="00922CED">
              <w:rPr>
                <w:rFonts w:ascii="Times" w:hAnsi="Times" w:cstheme="minorHAnsi"/>
                <w:sz w:val="24"/>
                <w:szCs w:val="24"/>
              </w:rPr>
              <w:t>a</w:t>
            </w:r>
            <w:r w:rsidRPr="00C62B94">
              <w:rPr>
                <w:rFonts w:ascii="Times" w:hAnsi="Times" w:cstheme="minorHAnsi"/>
                <w:sz w:val="24"/>
                <w:szCs w:val="24"/>
              </w:rPr>
              <w:t xml:space="preserve"> </w:t>
            </w:r>
          </w:p>
        </w:tc>
      </w:tr>
      <w:tr w:rsidR="00F9041A" w:rsidRPr="00C62B94" w14:paraId="5629F56F" w14:textId="77777777" w:rsidTr="003C04AA">
        <w:trPr>
          <w:trHeight w:val="691"/>
        </w:trPr>
        <w:tc>
          <w:tcPr>
            <w:tcW w:w="1825" w:type="pct"/>
            <w:vMerge w:val="restart"/>
            <w:vAlign w:val="center"/>
          </w:tcPr>
          <w:p w14:paraId="7E56AADD" w14:textId="77777777" w:rsidR="00F9041A" w:rsidRPr="00C62B94" w:rsidRDefault="00F9041A" w:rsidP="00922CED">
            <w:pPr>
              <w:pStyle w:val="TableParagraph"/>
              <w:spacing w:line="276" w:lineRule="auto"/>
              <w:ind w:left="107" w:right="196"/>
              <w:rPr>
                <w:rFonts w:ascii="Times" w:hAnsi="Times" w:cstheme="minorHAnsi"/>
                <w:sz w:val="24"/>
                <w:szCs w:val="24"/>
              </w:rPr>
            </w:pPr>
            <w:r w:rsidRPr="00C62B94">
              <w:rPr>
                <w:rFonts w:ascii="Times" w:hAnsi="Times" w:cstheme="minorHAnsi"/>
                <w:sz w:val="24"/>
                <w:szCs w:val="24"/>
              </w:rPr>
              <w:t>Module 2</w:t>
            </w:r>
          </w:p>
        </w:tc>
        <w:tc>
          <w:tcPr>
            <w:tcW w:w="3175" w:type="pct"/>
            <w:vAlign w:val="center"/>
          </w:tcPr>
          <w:p w14:paraId="5DE5DBB1" w14:textId="77777777" w:rsidR="00F9041A" w:rsidRPr="00C62B94" w:rsidRDefault="00F9041A" w:rsidP="00922CED">
            <w:pPr>
              <w:pStyle w:val="TableParagraph"/>
              <w:spacing w:line="276" w:lineRule="auto"/>
              <w:ind w:right="125"/>
              <w:rPr>
                <w:rFonts w:ascii="Times" w:hAnsi="Times" w:cstheme="minorHAnsi"/>
                <w:sz w:val="24"/>
                <w:szCs w:val="24"/>
              </w:rPr>
            </w:pPr>
            <w:r w:rsidRPr="00C62B94">
              <w:rPr>
                <w:rFonts w:ascii="Times" w:hAnsi="Times" w:cstheme="minorHAnsi"/>
                <w:sz w:val="24"/>
                <w:szCs w:val="24"/>
              </w:rPr>
              <w:t xml:space="preserve">2.1 </w:t>
            </w:r>
            <w:r w:rsidRPr="00C62B94">
              <w:rPr>
                <w:rFonts w:ascii="Times" w:hAnsi="Times"/>
                <w:color w:val="000000" w:themeColor="text1"/>
                <w:sz w:val="24"/>
                <w:szCs w:val="24"/>
              </w:rPr>
              <w:t xml:space="preserve"> Psychological Impact of Trauma, Abuse and Violence</w:t>
            </w:r>
          </w:p>
        </w:tc>
      </w:tr>
      <w:tr w:rsidR="00F9041A" w:rsidRPr="00C62B94" w14:paraId="27895856" w14:textId="77777777" w:rsidTr="00922CED">
        <w:trPr>
          <w:trHeight w:val="762"/>
        </w:trPr>
        <w:tc>
          <w:tcPr>
            <w:tcW w:w="1825" w:type="pct"/>
            <w:vMerge/>
            <w:tcBorders>
              <w:top w:val="nil"/>
            </w:tcBorders>
            <w:vAlign w:val="center"/>
          </w:tcPr>
          <w:p w14:paraId="22B97EE4" w14:textId="77777777" w:rsidR="00F9041A" w:rsidRPr="00C62B94" w:rsidRDefault="00F9041A" w:rsidP="00922CED">
            <w:pPr>
              <w:spacing w:line="276" w:lineRule="auto"/>
              <w:rPr>
                <w:rFonts w:ascii="Times" w:hAnsi="Times" w:cstheme="minorHAnsi"/>
              </w:rPr>
            </w:pPr>
          </w:p>
        </w:tc>
        <w:tc>
          <w:tcPr>
            <w:tcW w:w="3175" w:type="pct"/>
            <w:vAlign w:val="center"/>
          </w:tcPr>
          <w:p w14:paraId="4145A2F5"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2.2 </w:t>
            </w:r>
            <w:r w:rsidRPr="00C62B94">
              <w:rPr>
                <w:rFonts w:ascii="Times" w:hAnsi="Times"/>
                <w:color w:val="000000" w:themeColor="text1"/>
                <w:sz w:val="24"/>
                <w:szCs w:val="24"/>
              </w:rPr>
              <w:t xml:space="preserve"> Assessment of Mental Distress, Disorders and Suicide Risk Assessment</w:t>
            </w:r>
          </w:p>
        </w:tc>
      </w:tr>
      <w:tr w:rsidR="00F9041A" w:rsidRPr="00C62B94" w14:paraId="78BBAFBC" w14:textId="77777777" w:rsidTr="003C04AA">
        <w:trPr>
          <w:trHeight w:val="669"/>
        </w:trPr>
        <w:tc>
          <w:tcPr>
            <w:tcW w:w="1825" w:type="pct"/>
            <w:vMerge w:val="restart"/>
            <w:vAlign w:val="center"/>
          </w:tcPr>
          <w:p w14:paraId="5B0EB215" w14:textId="77777777" w:rsidR="00F9041A" w:rsidRPr="00C62B94" w:rsidRDefault="00F9041A" w:rsidP="00922CED">
            <w:pPr>
              <w:pStyle w:val="TableParagraph"/>
              <w:spacing w:line="276" w:lineRule="auto"/>
              <w:ind w:left="107" w:right="151"/>
              <w:rPr>
                <w:rFonts w:ascii="Times" w:hAnsi="Times" w:cstheme="minorHAnsi"/>
                <w:sz w:val="24"/>
                <w:szCs w:val="24"/>
              </w:rPr>
            </w:pPr>
            <w:r w:rsidRPr="00C62B94">
              <w:rPr>
                <w:rFonts w:ascii="Times" w:hAnsi="Times" w:cstheme="minorHAnsi"/>
                <w:sz w:val="24"/>
                <w:szCs w:val="24"/>
              </w:rPr>
              <w:t xml:space="preserve">Module 3 </w:t>
            </w:r>
          </w:p>
        </w:tc>
        <w:tc>
          <w:tcPr>
            <w:tcW w:w="3175" w:type="pct"/>
            <w:vAlign w:val="center"/>
          </w:tcPr>
          <w:p w14:paraId="5DD2BD79"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3.1 </w:t>
            </w:r>
            <w:r w:rsidRPr="00C62B94">
              <w:rPr>
                <w:rFonts w:ascii="Times" w:hAnsi="Times"/>
                <w:color w:val="000000" w:themeColor="text1"/>
                <w:sz w:val="24"/>
                <w:szCs w:val="24"/>
              </w:rPr>
              <w:t xml:space="preserve"> Psychological Interventions for Women Facing Violence</w:t>
            </w:r>
          </w:p>
        </w:tc>
      </w:tr>
      <w:tr w:rsidR="00F9041A" w:rsidRPr="00C62B94" w14:paraId="10409131" w14:textId="77777777" w:rsidTr="00922CED">
        <w:trPr>
          <w:trHeight w:val="393"/>
        </w:trPr>
        <w:tc>
          <w:tcPr>
            <w:tcW w:w="1825" w:type="pct"/>
            <w:vMerge/>
            <w:tcBorders>
              <w:top w:val="nil"/>
            </w:tcBorders>
            <w:vAlign w:val="center"/>
          </w:tcPr>
          <w:p w14:paraId="5351A4E6" w14:textId="77777777" w:rsidR="00F9041A" w:rsidRPr="00C62B94" w:rsidRDefault="00F9041A" w:rsidP="00922CED">
            <w:pPr>
              <w:spacing w:line="276" w:lineRule="auto"/>
              <w:rPr>
                <w:rFonts w:ascii="Times" w:hAnsi="Times" w:cstheme="minorHAnsi"/>
              </w:rPr>
            </w:pPr>
          </w:p>
        </w:tc>
        <w:tc>
          <w:tcPr>
            <w:tcW w:w="3175" w:type="pct"/>
            <w:vAlign w:val="center"/>
          </w:tcPr>
          <w:p w14:paraId="7E2FF114"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3.2 </w:t>
            </w:r>
            <w:r w:rsidRPr="00C62B94">
              <w:rPr>
                <w:rFonts w:ascii="Times" w:hAnsi="Times"/>
                <w:color w:val="000000" w:themeColor="text1"/>
                <w:sz w:val="24"/>
                <w:szCs w:val="24"/>
              </w:rPr>
              <w:t xml:space="preserve"> Tele Counselling</w:t>
            </w:r>
          </w:p>
        </w:tc>
      </w:tr>
      <w:tr w:rsidR="00F9041A" w:rsidRPr="00C62B94" w14:paraId="286A4A80" w14:textId="77777777" w:rsidTr="00922CED">
        <w:trPr>
          <w:trHeight w:val="839"/>
        </w:trPr>
        <w:tc>
          <w:tcPr>
            <w:tcW w:w="1825" w:type="pct"/>
            <w:vAlign w:val="center"/>
          </w:tcPr>
          <w:p w14:paraId="180EC145" w14:textId="77777777" w:rsidR="00F9041A" w:rsidRPr="00C62B94" w:rsidRDefault="00F9041A" w:rsidP="00922CED">
            <w:pPr>
              <w:pStyle w:val="TableParagraph"/>
              <w:spacing w:line="276" w:lineRule="auto"/>
              <w:ind w:left="107"/>
              <w:rPr>
                <w:rFonts w:ascii="Times" w:hAnsi="Times" w:cstheme="minorHAnsi"/>
                <w:sz w:val="24"/>
                <w:szCs w:val="24"/>
              </w:rPr>
            </w:pPr>
            <w:r w:rsidRPr="00C62B94">
              <w:rPr>
                <w:rFonts w:ascii="Times" w:hAnsi="Times" w:cstheme="minorHAnsi"/>
                <w:sz w:val="24"/>
                <w:szCs w:val="24"/>
              </w:rPr>
              <w:t>Module 4</w:t>
            </w:r>
          </w:p>
        </w:tc>
        <w:tc>
          <w:tcPr>
            <w:tcW w:w="3175" w:type="pct"/>
            <w:vAlign w:val="center"/>
          </w:tcPr>
          <w:p w14:paraId="09193DF3"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4.1 </w:t>
            </w:r>
            <w:r w:rsidRPr="00C62B94">
              <w:rPr>
                <w:rFonts w:ascii="Times" w:hAnsi="Times"/>
                <w:color w:val="000000" w:themeColor="text1"/>
                <w:sz w:val="24"/>
                <w:szCs w:val="24"/>
              </w:rPr>
              <w:t xml:space="preserve"> Sexual Violence</w:t>
            </w:r>
            <w:r w:rsidRPr="00C62B94">
              <w:rPr>
                <w:rFonts w:ascii="Times" w:hAnsi="Times" w:cstheme="minorHAnsi"/>
                <w:sz w:val="24"/>
                <w:szCs w:val="24"/>
              </w:rPr>
              <w:t xml:space="preserve">: </w:t>
            </w:r>
            <w:r w:rsidRPr="00C62B94">
              <w:rPr>
                <w:rFonts w:ascii="Times" w:hAnsi="Times"/>
                <w:color w:val="000000" w:themeColor="text1"/>
                <w:sz w:val="24"/>
                <w:szCs w:val="24"/>
              </w:rPr>
              <w:t xml:space="preserve"> Guiding Principles and Challenges in Managing Trauma.</w:t>
            </w:r>
          </w:p>
        </w:tc>
      </w:tr>
      <w:tr w:rsidR="00F9041A" w:rsidRPr="00C62B94" w14:paraId="29820F82" w14:textId="77777777" w:rsidTr="00922CED">
        <w:trPr>
          <w:trHeight w:val="850"/>
        </w:trPr>
        <w:tc>
          <w:tcPr>
            <w:tcW w:w="1825" w:type="pct"/>
            <w:vAlign w:val="center"/>
          </w:tcPr>
          <w:p w14:paraId="10B8E552" w14:textId="77777777" w:rsidR="00F9041A" w:rsidRPr="00C62B94" w:rsidRDefault="00F9041A" w:rsidP="00922CED">
            <w:pPr>
              <w:pStyle w:val="TableParagraph"/>
              <w:spacing w:line="276" w:lineRule="auto"/>
              <w:ind w:left="107" w:right="263"/>
              <w:rPr>
                <w:rFonts w:ascii="Times" w:hAnsi="Times" w:cstheme="minorHAnsi"/>
                <w:sz w:val="24"/>
                <w:szCs w:val="24"/>
              </w:rPr>
            </w:pPr>
            <w:r w:rsidRPr="00C62B94">
              <w:rPr>
                <w:rFonts w:ascii="Times" w:hAnsi="Times" w:cstheme="minorHAnsi"/>
                <w:sz w:val="24"/>
                <w:szCs w:val="24"/>
              </w:rPr>
              <w:t>Module 5</w:t>
            </w:r>
          </w:p>
        </w:tc>
        <w:tc>
          <w:tcPr>
            <w:tcW w:w="3175" w:type="pct"/>
            <w:vAlign w:val="center"/>
          </w:tcPr>
          <w:p w14:paraId="204245F2"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5.1 </w:t>
            </w:r>
            <w:r w:rsidRPr="00C62B94">
              <w:rPr>
                <w:rFonts w:ascii="Times" w:hAnsi="Times"/>
                <w:color w:val="000000" w:themeColor="text1"/>
                <w:sz w:val="24"/>
                <w:szCs w:val="24"/>
              </w:rPr>
              <w:t xml:space="preserve"> Violence in family context: Ways to intervene.</w:t>
            </w:r>
          </w:p>
        </w:tc>
      </w:tr>
      <w:tr w:rsidR="00F9041A" w:rsidRPr="00C62B94" w14:paraId="100348D2" w14:textId="77777777" w:rsidTr="00922CED">
        <w:trPr>
          <w:trHeight w:val="699"/>
        </w:trPr>
        <w:tc>
          <w:tcPr>
            <w:tcW w:w="1825" w:type="pct"/>
            <w:vMerge w:val="restart"/>
            <w:vAlign w:val="center"/>
          </w:tcPr>
          <w:p w14:paraId="7D99C9B6" w14:textId="77777777" w:rsidR="00F9041A" w:rsidRPr="00C62B94" w:rsidRDefault="00F9041A" w:rsidP="00922CED">
            <w:pPr>
              <w:pStyle w:val="TableParagraph"/>
              <w:spacing w:line="276" w:lineRule="auto"/>
              <w:ind w:left="107" w:right="263"/>
              <w:rPr>
                <w:rFonts w:ascii="Times" w:hAnsi="Times" w:cstheme="minorHAnsi"/>
                <w:sz w:val="24"/>
                <w:szCs w:val="24"/>
              </w:rPr>
            </w:pPr>
            <w:r w:rsidRPr="00C62B94">
              <w:rPr>
                <w:rFonts w:ascii="Times" w:hAnsi="Times" w:cstheme="minorHAnsi"/>
                <w:sz w:val="24"/>
                <w:szCs w:val="24"/>
              </w:rPr>
              <w:t>Module 6</w:t>
            </w:r>
          </w:p>
        </w:tc>
        <w:tc>
          <w:tcPr>
            <w:tcW w:w="3175" w:type="pct"/>
            <w:vAlign w:val="center"/>
          </w:tcPr>
          <w:p w14:paraId="0FDC4301"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3.1 </w:t>
            </w:r>
            <w:r w:rsidRPr="00C62B94">
              <w:rPr>
                <w:rFonts w:ascii="Times" w:hAnsi="Times"/>
                <w:color w:val="000000" w:themeColor="text1"/>
                <w:sz w:val="24"/>
                <w:szCs w:val="24"/>
              </w:rPr>
              <w:t xml:space="preserve">  Ethical and Professional principles in counselling</w:t>
            </w:r>
          </w:p>
        </w:tc>
      </w:tr>
      <w:tr w:rsidR="00F9041A" w:rsidRPr="00C62B94" w14:paraId="18FE68B0" w14:textId="77777777" w:rsidTr="00922CED">
        <w:trPr>
          <w:trHeight w:val="689"/>
        </w:trPr>
        <w:tc>
          <w:tcPr>
            <w:tcW w:w="1825" w:type="pct"/>
            <w:vMerge/>
            <w:vAlign w:val="center"/>
          </w:tcPr>
          <w:p w14:paraId="690D5064" w14:textId="77777777" w:rsidR="00F9041A" w:rsidRPr="00C62B94" w:rsidRDefault="00F9041A" w:rsidP="00922CED">
            <w:pPr>
              <w:pStyle w:val="TableParagraph"/>
              <w:spacing w:line="276" w:lineRule="auto"/>
              <w:ind w:left="107" w:right="263"/>
              <w:rPr>
                <w:rFonts w:ascii="Times" w:hAnsi="Times" w:cstheme="minorHAnsi"/>
                <w:sz w:val="24"/>
                <w:szCs w:val="24"/>
              </w:rPr>
            </w:pPr>
          </w:p>
        </w:tc>
        <w:tc>
          <w:tcPr>
            <w:tcW w:w="3175" w:type="pct"/>
            <w:vAlign w:val="center"/>
          </w:tcPr>
          <w:p w14:paraId="3ED1FDB2" w14:textId="77777777" w:rsidR="00F9041A" w:rsidRPr="00C62B94" w:rsidRDefault="00F9041A" w:rsidP="00922CED">
            <w:pPr>
              <w:pStyle w:val="TableParagraph"/>
              <w:spacing w:line="276" w:lineRule="auto"/>
              <w:rPr>
                <w:rFonts w:ascii="Times" w:hAnsi="Times" w:cstheme="minorHAnsi"/>
                <w:sz w:val="24"/>
                <w:szCs w:val="24"/>
              </w:rPr>
            </w:pPr>
            <w:r w:rsidRPr="00C62B94">
              <w:rPr>
                <w:rFonts w:ascii="Times" w:hAnsi="Times" w:cstheme="minorHAnsi"/>
                <w:sz w:val="24"/>
                <w:szCs w:val="24"/>
              </w:rPr>
              <w:t xml:space="preserve">3.2 </w:t>
            </w:r>
            <w:r w:rsidRPr="00C62B94">
              <w:rPr>
                <w:rFonts w:ascii="Times" w:hAnsi="Times"/>
                <w:color w:val="000000" w:themeColor="text1"/>
                <w:sz w:val="24"/>
                <w:szCs w:val="24"/>
              </w:rPr>
              <w:t xml:space="preserve"> Self-care for OSC staff</w:t>
            </w:r>
          </w:p>
        </w:tc>
      </w:tr>
    </w:tbl>
    <w:p w14:paraId="7302E54D" w14:textId="77777777" w:rsidR="00F9041A" w:rsidRPr="00780367" w:rsidRDefault="00F9041A" w:rsidP="00922CED">
      <w:pPr>
        <w:spacing w:line="276" w:lineRule="auto"/>
        <w:rPr>
          <w:rFonts w:ascii="Times" w:hAnsi="Times" w:cs="Times New Roman"/>
        </w:rPr>
      </w:pPr>
    </w:p>
    <w:p w14:paraId="6174AED1" w14:textId="60BF7C8D" w:rsidR="00F9041A" w:rsidRPr="00780367" w:rsidRDefault="00097B2D" w:rsidP="00922CED">
      <w:pPr>
        <w:spacing w:line="276" w:lineRule="auto"/>
        <w:rPr>
          <w:rFonts w:ascii="Times" w:hAnsi="Times" w:cs="Times New Roman"/>
        </w:rPr>
      </w:pPr>
      <w:r w:rsidRPr="00097B2D">
        <w:rPr>
          <w:rFonts w:ascii="Times New Roman" w:eastAsiaTheme="minorEastAsia" w:hAnsi="Times New Roman" w:cs="Times New Roman"/>
          <w:kern w:val="24"/>
        </w:rPr>
        <w:t xml:space="preserve">The </w:t>
      </w:r>
      <w:proofErr w:type="spellStart"/>
      <w:r w:rsidRPr="00097B2D">
        <w:rPr>
          <w:rFonts w:ascii="Times New Roman" w:eastAsiaTheme="minorEastAsia" w:hAnsi="Times New Roman" w:cs="Times New Roman"/>
          <w:kern w:val="24"/>
        </w:rPr>
        <w:t>Stree</w:t>
      </w:r>
      <w:proofErr w:type="spellEnd"/>
      <w:r w:rsidRPr="00097B2D">
        <w:rPr>
          <w:rFonts w:ascii="Times New Roman" w:eastAsiaTheme="minorEastAsia" w:hAnsi="Times New Roman" w:cs="Times New Roman"/>
          <w:kern w:val="24"/>
        </w:rPr>
        <w:t xml:space="preserve"> </w:t>
      </w:r>
      <w:proofErr w:type="spellStart"/>
      <w:r w:rsidRPr="00097B2D">
        <w:rPr>
          <w:rFonts w:ascii="Times New Roman" w:eastAsiaTheme="minorEastAsia" w:hAnsi="Times New Roman" w:cs="Times New Roman"/>
          <w:kern w:val="24"/>
        </w:rPr>
        <w:t>Manoraksha</w:t>
      </w:r>
      <w:proofErr w:type="spellEnd"/>
      <w:r w:rsidRPr="00097B2D">
        <w:rPr>
          <w:rFonts w:ascii="Times New Roman" w:eastAsiaTheme="minorEastAsia" w:hAnsi="Times New Roman" w:cs="Times New Roman"/>
          <w:kern w:val="24"/>
        </w:rPr>
        <w:t xml:space="preserve"> program also launched an online training platform (https://nimhansstreemanoraksha.in) on November 25, 2021, providing internally developed reading materials, audio-visual didactics, self-learning modules, and curated external resources to support continued learning.</w:t>
      </w:r>
      <w:r>
        <w:rPr>
          <w:rFonts w:ascii="Times New Roman" w:eastAsiaTheme="minorEastAsia" w:hAnsi="Times New Roman" w:cs="Times New Roman"/>
          <w:kern w:val="24"/>
        </w:rPr>
        <w:br/>
      </w:r>
    </w:p>
    <w:p w14:paraId="48B1A65C" w14:textId="454ECAE0" w:rsidR="002E2768" w:rsidRPr="00780367" w:rsidRDefault="00922CED" w:rsidP="002E2768">
      <w:pPr>
        <w:spacing w:line="276" w:lineRule="auto"/>
        <w:rPr>
          <w:rFonts w:ascii="Times" w:hAnsi="Times" w:cs="Times New Roman"/>
        </w:rPr>
      </w:pPr>
      <w:r>
        <w:rPr>
          <w:rFonts w:ascii="Times" w:hAnsi="Times" w:cs="Times New Roman"/>
        </w:rPr>
        <w:lastRenderedPageBreak/>
        <w:t xml:space="preserve">B) </w:t>
      </w:r>
      <w:r w:rsidR="00F9041A" w:rsidRPr="00780367">
        <w:rPr>
          <w:rFonts w:ascii="Times" w:hAnsi="Times" w:cs="Times New Roman"/>
        </w:rPr>
        <w:t>PROGRAM EVALUATION</w:t>
      </w:r>
    </w:p>
    <w:p w14:paraId="20D40D73" w14:textId="790DC62C" w:rsidR="00F9041A" w:rsidRPr="00780367" w:rsidRDefault="0081048F" w:rsidP="00922CED">
      <w:pPr>
        <w:spacing w:line="276" w:lineRule="auto"/>
        <w:rPr>
          <w:rFonts w:ascii="Times" w:hAnsi="Times" w:cs="Times New Roman"/>
        </w:rPr>
      </w:pPr>
      <w:r w:rsidRPr="0081048F">
        <w:rPr>
          <w:rFonts w:ascii="Times" w:hAnsi="Times" w:cs="Times New Roman"/>
        </w:rPr>
        <w:t>The impact of this training program was evaluated using a structured pre–post assessment design.</w:t>
      </w:r>
      <w:r>
        <w:rPr>
          <w:rFonts w:ascii="Times" w:hAnsi="Times" w:cs="Times New Roman"/>
        </w:rPr>
        <w:br/>
      </w:r>
    </w:p>
    <w:p w14:paraId="0214AF27" w14:textId="77777777" w:rsidR="00F9041A" w:rsidRPr="00C90102" w:rsidRDefault="00F9041A" w:rsidP="00922CED">
      <w:pPr>
        <w:pStyle w:val="ListParagraph"/>
        <w:numPr>
          <w:ilvl w:val="0"/>
          <w:numId w:val="6"/>
        </w:numPr>
        <w:spacing w:line="276" w:lineRule="auto"/>
        <w:rPr>
          <w:rFonts w:ascii="Times" w:hAnsi="Times" w:cs="Times New Roman"/>
        </w:rPr>
      </w:pPr>
      <w:r w:rsidRPr="00C90102">
        <w:rPr>
          <w:rFonts w:ascii="Times" w:hAnsi="Times" w:cs="Times New Roman"/>
        </w:rPr>
        <w:t>SAMPLE</w:t>
      </w:r>
    </w:p>
    <w:p w14:paraId="6E900B62" w14:textId="77777777" w:rsidR="00F9041A" w:rsidRDefault="00F9041A" w:rsidP="00922CED">
      <w:pPr>
        <w:spacing w:line="276" w:lineRule="auto"/>
        <w:rPr>
          <w:rFonts w:ascii="Times New Roman" w:hAnsi="Times New Roman" w:cs="Times New Roman"/>
        </w:rPr>
      </w:pPr>
    </w:p>
    <w:p w14:paraId="2711B2DB" w14:textId="0B2C31E8" w:rsidR="00F9041A" w:rsidRPr="00C90102" w:rsidRDefault="00F9041A" w:rsidP="00922CED">
      <w:pPr>
        <w:spacing w:line="276" w:lineRule="auto"/>
        <w:rPr>
          <w:rFonts w:ascii="Times New Roman" w:hAnsi="Times New Roman" w:cs="Times New Roman"/>
        </w:rPr>
      </w:pPr>
      <w:r w:rsidRPr="00C90102">
        <w:rPr>
          <w:rFonts w:ascii="Times New Roman" w:hAnsi="Times New Roman" w:cs="Times New Roman"/>
        </w:rPr>
        <w:t xml:space="preserve">The survey instrument was administered at two points of time: one week before starting training (i.e. pre-training), and after completion of the training for all the counsellors who were enrolled for the advanced certificate course. </w:t>
      </w:r>
      <w:r w:rsidR="00A64ADD" w:rsidRPr="00A64ADD">
        <w:rPr>
          <w:rFonts w:ascii="Times New Roman" w:hAnsi="Times New Roman" w:cs="Times New Roman"/>
        </w:rPr>
        <w:t>Counsellors enrolled in the study received a link to an online questionnaire administered via the SurveyMonkey platform</w:t>
      </w:r>
      <w:r w:rsidR="00E279AF">
        <w:rPr>
          <w:rFonts w:ascii="Times New Roman" w:hAnsi="Times New Roman" w:cs="Times New Roman"/>
        </w:rPr>
        <w:t xml:space="preserve"> (given in Appendix).</w:t>
      </w:r>
    </w:p>
    <w:p w14:paraId="6D073686" w14:textId="36840A48" w:rsidR="00F9041A" w:rsidRPr="002E2768" w:rsidRDefault="002E2768" w:rsidP="002E2768">
      <w:pPr>
        <w:spacing w:line="276" w:lineRule="auto"/>
        <w:rPr>
          <w:rFonts w:ascii="Times" w:hAnsi="Times" w:cs="Times New Roman"/>
        </w:rPr>
      </w:pPr>
      <w:r w:rsidRPr="002E2768">
        <w:rPr>
          <w:rFonts w:ascii="Times" w:hAnsi="Times" w:cs="Times New Roman"/>
        </w:rPr>
        <w:br/>
      </w:r>
    </w:p>
    <w:p w14:paraId="48C3B102" w14:textId="77777777" w:rsidR="00F9041A" w:rsidRDefault="00F9041A" w:rsidP="00922CED">
      <w:pPr>
        <w:pStyle w:val="ListParagraph"/>
        <w:numPr>
          <w:ilvl w:val="0"/>
          <w:numId w:val="6"/>
        </w:numPr>
        <w:spacing w:line="276" w:lineRule="auto"/>
        <w:rPr>
          <w:rFonts w:ascii="Times" w:hAnsi="Times" w:cs="Times New Roman"/>
        </w:rPr>
      </w:pPr>
      <w:r w:rsidRPr="00C90102">
        <w:rPr>
          <w:rFonts w:ascii="Times" w:hAnsi="Times" w:cs="Times New Roman"/>
        </w:rPr>
        <w:t>INSTRUMENT USED</w:t>
      </w:r>
    </w:p>
    <w:p w14:paraId="166A7D29" w14:textId="77777777" w:rsidR="00F9041A" w:rsidRDefault="00F9041A" w:rsidP="00922CED">
      <w:pPr>
        <w:pStyle w:val="ListParagraph"/>
        <w:spacing w:line="276" w:lineRule="auto"/>
        <w:rPr>
          <w:rFonts w:ascii="Times" w:hAnsi="Times" w:cs="Times New Roman"/>
        </w:rPr>
      </w:pPr>
    </w:p>
    <w:p w14:paraId="0E5042CC" w14:textId="787D2C03" w:rsidR="00F9041A" w:rsidRPr="00CB7E5A" w:rsidRDefault="00F9041A" w:rsidP="00922CED">
      <w:pPr>
        <w:spacing w:line="276" w:lineRule="auto"/>
        <w:jc w:val="both"/>
        <w:rPr>
          <w:rFonts w:ascii="Times New Roman" w:hAnsi="Times New Roman" w:cs="Times New Roman"/>
          <w:b/>
          <w:bCs/>
        </w:rPr>
      </w:pPr>
      <w:r w:rsidRPr="00CB7E5A">
        <w:rPr>
          <w:rFonts w:ascii="Times New Roman" w:hAnsi="Times New Roman" w:cs="Times New Roman"/>
        </w:rPr>
        <w:t>A self-administered semi-structured questionnaire consisting of 55 items and 11 sections was prepared with relevant items adopted from the Physician Readiness to Manage Intimate Partner Violence Survey (PREMIS) scale</w:t>
      </w:r>
      <w:r w:rsidRPr="00CB7E5A">
        <w:rPr>
          <w:rFonts w:ascii="Times New Roman" w:hAnsi="Times New Roman" w:cs="Times New Roman"/>
        </w:rPr>
        <w:fldChar w:fldCharType="begin"/>
      </w:r>
      <w:r w:rsidR="0032329F">
        <w:rPr>
          <w:rFonts w:ascii="Times New Roman" w:hAnsi="Times New Roman" w:cs="Times New Roman"/>
        </w:rPr>
        <w:instrText xml:space="preserve"> ADDIN ZOTERO_ITEM CSL_CITATION {"citationID":"Pg7Qgvow","properties":{"formattedCitation":"[20]","plainCitation":"[20]","noteIndex":0},"citationItems":[{"id":311,"uris":["http://zotero.org/users/7303659/items/CH7Z5GEP"],"uri":["http://zotero.org/users/7303659/items/CH7Z5GEP"],"itemData":{"id":311,"type":"article-journal","abstract":"Background\nIntimate partner (domestic) violence, IPV, is a common problem in medical practice that is associated with adverse health outcomes. There are widespread calls to improve IPV education for physicians, but there are few valid, reliable, easily available, and comprehensive measures of physician IPV knowledge, attitudes, and practices that can be used to assess training effectiveness.\n\nMethods\nIn 2002, expert consensus and prior surveys were used to develop a new survey-based IPV self-assessment tool that included more information on current IPV knowledge and practices than previous tools. The draft tool was evaluated using standard psychometric techniques in a group of 166 physicians in 2002, revised, and then retested in a second group of 67 physicians on three occasions in 2003 and 2004. Analyses were conducted in 2005.\n\nResults\nThe draft IPV survey tool demonstrated good internal consistency reliability, with Cronbach’s alpha for 10 final scales =0.65. The developed scales were closely correlated with theoretical constructs and predictive of self-reported behaviors. On repeat testing, a revised version of the tool was found to have good stability of psychometric properties in a different physician population (a =0.65 and internal correlations as predicted), good correlation with measured office IPV practices, and stable results in this population over 12 months.\n\nConclusion\nThe final version of this instrument, named the PREMIS (Physician Readiness to Manage Intimate Partner Violence Survey) tool, is a 15 minute survey that is a comprehensive and reliable measure of physician preparedness to manage IPV patients. This tool is publicly available and can be used to measure the effectiveness of IPV educational programs.","container-title":"American journal of preventive medicine","DOI":"10.1016/j.amepre.2005.10.009","ISSN":"0749-3797","issue":"2","journalAbbreviation":"Am J Prev Med","note":"PMID: 16459217\nPMCID: PMC1451776","page":"173-180","source":"PubMed Central","title":"PREMIS: A Comprehensive and Reliable Tool for Measuring Physician Readiness to Manage IPV","title-short":"PREMIS","volume":"30","author":[{"family":"Short","given":"Lynn M."},{"family":"Alpert","given":"Elaine"},{"family":"Harris","given":"John M."},{"family":"Surprenant","given":"Zita J."}],"issued":{"date-parts":[["2006",2]]}}}],"schema":"https://github.com/citation-style-language/schema/raw/master/csl-citation.json"} </w:instrText>
      </w:r>
      <w:r w:rsidRPr="00CB7E5A">
        <w:rPr>
          <w:rFonts w:ascii="Times New Roman" w:hAnsi="Times New Roman" w:cs="Times New Roman"/>
        </w:rPr>
        <w:fldChar w:fldCharType="separate"/>
      </w:r>
      <w:r w:rsidR="0032329F">
        <w:rPr>
          <w:rFonts w:ascii="Times New Roman" w:hAnsi="Times New Roman" w:cs="Times New Roman"/>
        </w:rPr>
        <w:t>[20]</w:t>
      </w:r>
      <w:r w:rsidRPr="00CB7E5A">
        <w:rPr>
          <w:rFonts w:ascii="Times New Roman" w:hAnsi="Times New Roman" w:cs="Times New Roman"/>
        </w:rPr>
        <w:fldChar w:fldCharType="end"/>
      </w:r>
      <w:r w:rsidRPr="00CB7E5A">
        <w:rPr>
          <w:rFonts w:ascii="Times New Roman" w:hAnsi="Times New Roman" w:cs="Times New Roman"/>
        </w:rPr>
        <w:t xml:space="preserve">, </w:t>
      </w:r>
      <w:r w:rsidRPr="00CB7E5A">
        <w:rPr>
          <w:rFonts w:ascii="Times New Roman" w:eastAsia="Times New Roman" w:hAnsi="Times New Roman" w:cs="Times New Roman"/>
          <w:lang w:eastAsia="en-GB"/>
        </w:rPr>
        <w:t xml:space="preserve">while adapting it to our population's unique legal and cultural milieu as per </w:t>
      </w:r>
      <w:r w:rsidR="00E279AF" w:rsidRPr="00E279AF">
        <w:rPr>
          <w:rFonts w:ascii="Times New Roman" w:eastAsia="Times New Roman" w:hAnsi="Times New Roman" w:cs="Times New Roman"/>
          <w:lang w:eastAsia="en-GB"/>
        </w:rPr>
        <w:t>adaptations informed through discussions among the study team and consultation with subject-matter experts working in GBV and mental health</w:t>
      </w:r>
      <w:r w:rsidRPr="00CB7E5A">
        <w:rPr>
          <w:rFonts w:ascii="Times New Roman" w:eastAsia="Times New Roman" w:hAnsi="Times New Roman" w:cs="Times New Roman"/>
          <w:lang w:eastAsia="en-GB"/>
        </w:rPr>
        <w:t>.</w:t>
      </w:r>
      <w:r w:rsidRPr="00CB7E5A">
        <w:rPr>
          <w:rFonts w:ascii="Times New Roman" w:hAnsi="Times New Roman" w:cs="Times New Roman"/>
        </w:rPr>
        <w:t xml:space="preserve"> The questionnaire ha</w:t>
      </w:r>
      <w:r w:rsidR="00E279AF">
        <w:rPr>
          <w:rFonts w:ascii="Times New Roman" w:hAnsi="Times New Roman" w:cs="Times New Roman"/>
        </w:rPr>
        <w:t>s</w:t>
      </w:r>
      <w:r w:rsidRPr="00CB7E5A">
        <w:rPr>
          <w:rFonts w:ascii="Times New Roman" w:hAnsi="Times New Roman" w:cs="Times New Roman"/>
        </w:rPr>
        <w:t xml:space="preserve"> the following sections:</w:t>
      </w:r>
      <w:r w:rsidRPr="00CB7E5A">
        <w:rPr>
          <w:rFonts w:ascii="Times New Roman" w:hAnsi="Times New Roman" w:cs="Times New Roman"/>
        </w:rPr>
        <w:br/>
      </w:r>
    </w:p>
    <w:p w14:paraId="381F48BA" w14:textId="77777777" w:rsidR="00F9041A" w:rsidRPr="00C24040"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 xml:space="preserve">Demographic background (age, gender, qualifications), </w:t>
      </w:r>
    </w:p>
    <w:p w14:paraId="2335DF63" w14:textId="77777777" w:rsidR="00F9041A" w:rsidRPr="00C24040"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 xml:space="preserve">Details about prior training in gender-based violence (GBV) and their previous experience at the OSC, </w:t>
      </w:r>
    </w:p>
    <w:p w14:paraId="64C7AE4E" w14:textId="46CECC4B" w:rsidR="00F9041A" w:rsidRPr="00C24040"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Barriers faced in assessing GBV</w:t>
      </w:r>
      <w:r w:rsidR="00382286">
        <w:rPr>
          <w:rFonts w:ascii="Times New Roman" w:hAnsi="Times New Roman" w:cs="Times New Roman"/>
        </w:rPr>
        <w:t>,</w:t>
      </w:r>
    </w:p>
    <w:p w14:paraId="5B76E244" w14:textId="4490BC10" w:rsidR="00F9041A" w:rsidRPr="00C24040"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Current knowledge and awareness of clinical mental health issues among women facing violence</w:t>
      </w:r>
      <w:r w:rsidR="00382286">
        <w:rPr>
          <w:rFonts w:ascii="Times New Roman" w:hAnsi="Times New Roman" w:cs="Times New Roman"/>
        </w:rPr>
        <w:t xml:space="preserve">, </w:t>
      </w:r>
    </w:p>
    <w:p w14:paraId="7AD3352C" w14:textId="77777777" w:rsidR="00F9041A" w:rsidRPr="00CE1418"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Personal</w:t>
      </w:r>
      <w:r>
        <w:rPr>
          <w:rFonts w:ascii="Times New Roman" w:hAnsi="Times New Roman" w:cs="Times New Roman"/>
        </w:rPr>
        <w:t xml:space="preserve"> a</w:t>
      </w:r>
      <w:r w:rsidRPr="00CE1418">
        <w:rPr>
          <w:rFonts w:ascii="Times New Roman" w:hAnsi="Times New Roman" w:cs="Times New Roman"/>
        </w:rPr>
        <w:t xml:space="preserve">ttitudes towards GBV, and their </w:t>
      </w:r>
    </w:p>
    <w:p w14:paraId="13ABDD76" w14:textId="445F5424" w:rsidR="00F9041A" w:rsidRPr="00C24040" w:rsidRDefault="00F9041A" w:rsidP="00922CED">
      <w:pPr>
        <w:pStyle w:val="ListParagraph"/>
        <w:numPr>
          <w:ilvl w:val="0"/>
          <w:numId w:val="3"/>
        </w:numPr>
        <w:spacing w:line="276" w:lineRule="auto"/>
        <w:jc w:val="both"/>
        <w:rPr>
          <w:rFonts w:ascii="Times New Roman" w:hAnsi="Times New Roman" w:cs="Times New Roman"/>
        </w:rPr>
      </w:pPr>
      <w:r w:rsidRPr="00C24040">
        <w:rPr>
          <w:rFonts w:ascii="Times New Roman" w:hAnsi="Times New Roman" w:cs="Times New Roman"/>
        </w:rPr>
        <w:t>Levels of confidence or preparedness in assessing</w:t>
      </w:r>
      <w:r>
        <w:rPr>
          <w:rFonts w:ascii="Times New Roman" w:hAnsi="Times New Roman" w:cs="Times New Roman"/>
        </w:rPr>
        <w:t xml:space="preserve"> and </w:t>
      </w:r>
      <w:r w:rsidR="00382286">
        <w:rPr>
          <w:rFonts w:ascii="Times New Roman" w:hAnsi="Times New Roman" w:cs="Times New Roman"/>
        </w:rPr>
        <w:t xml:space="preserve">managing </w:t>
      </w:r>
      <w:r w:rsidR="00382286" w:rsidRPr="00C24040">
        <w:rPr>
          <w:rFonts w:ascii="Times New Roman" w:hAnsi="Times New Roman" w:cs="Times New Roman"/>
        </w:rPr>
        <w:t>mental</w:t>
      </w:r>
      <w:r w:rsidRPr="00C24040">
        <w:rPr>
          <w:rFonts w:ascii="Times New Roman" w:hAnsi="Times New Roman" w:cs="Times New Roman"/>
        </w:rPr>
        <w:t xml:space="preserve"> health issues.</w:t>
      </w:r>
    </w:p>
    <w:p w14:paraId="78C3D518" w14:textId="77777777" w:rsidR="00F9041A" w:rsidRDefault="00F9041A" w:rsidP="00922CED">
      <w:pPr>
        <w:spacing w:line="276" w:lineRule="auto"/>
        <w:rPr>
          <w:rFonts w:ascii="Times" w:hAnsi="Times" w:cs="Times New Roman"/>
        </w:rPr>
      </w:pPr>
    </w:p>
    <w:p w14:paraId="0BD2E2EC" w14:textId="77777777" w:rsidR="00F9041A" w:rsidRDefault="00F9041A" w:rsidP="00922CED">
      <w:pPr>
        <w:spacing w:line="276" w:lineRule="auto"/>
        <w:rPr>
          <w:rFonts w:ascii="Times" w:hAnsi="Times" w:cs="Times New Roman"/>
        </w:rPr>
      </w:pPr>
      <w:r>
        <w:rPr>
          <w:rFonts w:ascii="Times" w:hAnsi="Times" w:cs="Times New Roman"/>
        </w:rPr>
        <w:t>Four domains were chiefly assessed:</w:t>
      </w:r>
      <w:r>
        <w:rPr>
          <w:rFonts w:ascii="Times" w:hAnsi="Times" w:cs="Times New Roman"/>
        </w:rPr>
        <w:br/>
      </w:r>
    </w:p>
    <w:p w14:paraId="34582C1C" w14:textId="3AD0FF05" w:rsidR="00F9041A" w:rsidRDefault="00F9041A" w:rsidP="00922CED">
      <w:pPr>
        <w:pStyle w:val="ListParagraph"/>
        <w:numPr>
          <w:ilvl w:val="0"/>
          <w:numId w:val="7"/>
        </w:numPr>
        <w:spacing w:line="276" w:lineRule="auto"/>
        <w:jc w:val="both"/>
        <w:rPr>
          <w:rFonts w:ascii="Times New Roman" w:hAnsi="Times New Roman" w:cs="Times New Roman"/>
        </w:rPr>
      </w:pPr>
      <w:r w:rsidRPr="00CB7E5A">
        <w:rPr>
          <w:rFonts w:ascii="Times New Roman" w:hAnsi="Times New Roman" w:cs="Times New Roman"/>
        </w:rPr>
        <w:t xml:space="preserve">Barriers - 11 items assessing themes faced in the participants' previous work at the OSC, such as lack of time, lack of training, lack of privacy, lack of awareness of resources, and fears of offending or of facing legal issues. Survey participants were also invited to add barriers they had faced separately, if any. Themes were adapted from previous studies assessing barriers faced by mental health providers in an Indian context </w:t>
      </w:r>
      <w:r w:rsidR="0032329F">
        <w:rPr>
          <w:rFonts w:ascii="Times New Roman" w:hAnsi="Times New Roman" w:cs="Times New Roman"/>
        </w:rPr>
        <w:fldChar w:fldCharType="begin"/>
      </w:r>
      <w:r w:rsidR="0032329F">
        <w:rPr>
          <w:rFonts w:ascii="Times New Roman" w:hAnsi="Times New Roman" w:cs="Times New Roman"/>
        </w:rPr>
        <w:instrText xml:space="preserve"> ADDIN ZOTERO_ITEM CSL_CITATION {"citationID":"cOhiOxN1","properties":{"formattedCitation":"[21]","plainCitation":"[21]","noteIndex":0},"citationItems":[{"id":1030,"uris":["http://zotero.org/users/7303659/items/C6G5GSI8"],"uri":["http://zotero.org/users/7303659/items/C6G5GSI8"],"itemData":{"id":1030,"type":"article-journal","container-title":"Asian Journal of Psychiatry","DOI":"10.1016/j.ajp.2020.102379","ISSN":"1876-2018","journalAbbreviation":"Asian J Psychiatr","note":"PMID: 32906057\nPMCID: PMC7450965","page":"102379","source":"PubMed Central","title":"Training needs of psychiatry residents in handling Intimate Partner Violence (IPV) in clinical situations—A survey","volume":"53","author":[{"family":"Mathur","given":"Parul"},{"family":"Sharma","given":"Lavanya P"},{"family":"H Nanjundaswamy","given":"Madhuri"},{"family":"S Chandra","given":"Prabha"}],"issued":{"date-parts":[["2020",10]]}}}],"schema":"https://github.com/citation-style-language/schema/raw/master/csl-citation.json"} </w:instrText>
      </w:r>
      <w:r w:rsidR="0032329F">
        <w:rPr>
          <w:rFonts w:ascii="Times New Roman" w:hAnsi="Times New Roman" w:cs="Times New Roman"/>
        </w:rPr>
        <w:fldChar w:fldCharType="separate"/>
      </w:r>
      <w:r w:rsidR="0032329F">
        <w:rPr>
          <w:rFonts w:ascii="Times New Roman" w:hAnsi="Times New Roman" w:cs="Times New Roman"/>
          <w:noProof/>
        </w:rPr>
        <w:t>[21]</w:t>
      </w:r>
      <w:r w:rsidR="0032329F">
        <w:rPr>
          <w:rFonts w:ascii="Times New Roman" w:hAnsi="Times New Roman" w:cs="Times New Roman"/>
        </w:rPr>
        <w:fldChar w:fldCharType="end"/>
      </w:r>
    </w:p>
    <w:p w14:paraId="35A106BD" w14:textId="77777777" w:rsidR="00F9041A" w:rsidRDefault="00F9041A" w:rsidP="00922CED">
      <w:pPr>
        <w:pStyle w:val="ListParagraph"/>
        <w:spacing w:line="276" w:lineRule="auto"/>
        <w:jc w:val="both"/>
        <w:rPr>
          <w:rFonts w:ascii="Times New Roman" w:hAnsi="Times New Roman" w:cs="Times New Roman"/>
        </w:rPr>
      </w:pPr>
    </w:p>
    <w:p w14:paraId="7D8C4EF5" w14:textId="5C5FB395" w:rsidR="00F9041A" w:rsidRDefault="00F9041A" w:rsidP="00922CED">
      <w:pPr>
        <w:pStyle w:val="ListParagraph"/>
        <w:numPr>
          <w:ilvl w:val="0"/>
          <w:numId w:val="7"/>
        </w:numPr>
        <w:spacing w:line="276" w:lineRule="auto"/>
        <w:jc w:val="both"/>
        <w:rPr>
          <w:rFonts w:ascii="Times New Roman" w:hAnsi="Times New Roman" w:cs="Times New Roman"/>
        </w:rPr>
      </w:pPr>
      <w:r w:rsidRPr="00CB7E5A">
        <w:rPr>
          <w:rFonts w:ascii="Times New Roman" w:hAnsi="Times New Roman" w:cs="Times New Roman"/>
        </w:rPr>
        <w:t>Preparedness/Level of confidence - 15 items assessing the participants' level of confidence in a range of situations while addressing women facing GBV were assessed using a Likert scale from 'Not at all Confident' to 'Very Confident'.</w:t>
      </w:r>
      <w:r>
        <w:rPr>
          <w:rFonts w:ascii="Times New Roman" w:hAnsi="Times New Roman" w:cs="Times New Roman"/>
        </w:rPr>
        <w:t xml:space="preserve"> </w:t>
      </w:r>
      <w:r w:rsidRPr="00CB7E5A">
        <w:rPr>
          <w:rFonts w:ascii="Times New Roman" w:hAnsi="Times New Roman" w:cs="Times New Roman"/>
        </w:rPr>
        <w:t xml:space="preserve">Themes included identification and assessment of violence in general populations (asking women </w:t>
      </w:r>
      <w:r w:rsidRPr="00CB7E5A">
        <w:rPr>
          <w:rFonts w:ascii="Times New Roman" w:hAnsi="Times New Roman" w:cs="Times New Roman"/>
        </w:rPr>
        <w:lastRenderedPageBreak/>
        <w:t xml:space="preserve">directly about emotional, physical, or sexual violence; providing psychological first aid; making a safety plan), identification and assessment in special populations (handling cases of child sexual abuse; pregnant and elderly women facing GBV), and dealing with specific instances of mental health issues such as suicidal ideation and severe mental illnesses. </w:t>
      </w:r>
    </w:p>
    <w:p w14:paraId="0ABE0617" w14:textId="77777777" w:rsidR="00F9041A" w:rsidRPr="00CB7E5A" w:rsidRDefault="00F9041A" w:rsidP="00922CED">
      <w:pPr>
        <w:pStyle w:val="ListParagraph"/>
        <w:spacing w:line="276" w:lineRule="auto"/>
        <w:rPr>
          <w:rFonts w:ascii="Times" w:hAnsi="Times" w:cs="Times New Roman"/>
        </w:rPr>
      </w:pPr>
    </w:p>
    <w:p w14:paraId="36FC6836" w14:textId="56811D44" w:rsidR="00F9041A" w:rsidRPr="00CB7E5A" w:rsidRDefault="00F9041A" w:rsidP="00922CED">
      <w:pPr>
        <w:pStyle w:val="ListParagraph"/>
        <w:numPr>
          <w:ilvl w:val="0"/>
          <w:numId w:val="7"/>
        </w:numPr>
        <w:spacing w:line="276" w:lineRule="auto"/>
        <w:jc w:val="both"/>
        <w:rPr>
          <w:rFonts w:ascii="Times New Roman" w:hAnsi="Times New Roman" w:cs="Times New Roman"/>
        </w:rPr>
      </w:pPr>
      <w:r w:rsidRPr="00CB7E5A">
        <w:rPr>
          <w:rFonts w:ascii="Times" w:hAnsi="Times" w:cs="Times New Roman"/>
        </w:rPr>
        <w:t xml:space="preserve">Knowledge - </w:t>
      </w:r>
      <w:r w:rsidRPr="00CB7E5A">
        <w:rPr>
          <w:rFonts w:ascii="Times New Roman" w:hAnsi="Times New Roman" w:cs="Times New Roman"/>
        </w:rPr>
        <w:t xml:space="preserve">Participants' self-assessment of their knowledge was assessed using three items – 1) </w:t>
      </w:r>
      <w:r w:rsidRPr="00CB7E5A">
        <w:rPr>
          <w:rStyle w:val="user-generated"/>
          <w:rFonts w:ascii="Times New Roman" w:hAnsi="Times New Roman" w:cs="Times New Roman"/>
          <w:bdr w:val="none" w:sz="0" w:space="0" w:color="auto" w:frame="1"/>
        </w:rPr>
        <w:t>How would you rate your knowledge of gender-based violence and intimate partner violence in general?</w:t>
      </w:r>
      <w:r>
        <w:rPr>
          <w:rStyle w:val="user-generated"/>
          <w:rFonts w:ascii="Times New Roman" w:hAnsi="Times New Roman" w:cs="Times New Roman"/>
          <w:bdr w:val="none" w:sz="0" w:space="0" w:color="auto" w:frame="1"/>
        </w:rPr>
        <w:t xml:space="preserve"> </w:t>
      </w:r>
      <w:r w:rsidRPr="00CB7E5A">
        <w:rPr>
          <w:rFonts w:ascii="Times New Roman" w:hAnsi="Times New Roman" w:cs="Times New Roman"/>
        </w:rPr>
        <w:t xml:space="preserve">2) </w:t>
      </w:r>
      <w:r w:rsidRPr="00CB7E5A">
        <w:rPr>
          <w:rStyle w:val="user-generated"/>
          <w:rFonts w:ascii="Times New Roman" w:hAnsi="Times New Roman" w:cs="Times New Roman"/>
          <w:bdr w:val="none" w:sz="0" w:space="0" w:color="auto" w:frame="1"/>
        </w:rPr>
        <w:t xml:space="preserve">Do you have adequate knowledge in referring women facing GBV to local resources </w:t>
      </w:r>
      <w:r w:rsidR="00915E35">
        <w:rPr>
          <w:rStyle w:val="user-generated"/>
          <w:rFonts w:ascii="Times New Roman" w:hAnsi="Times New Roman" w:cs="Times New Roman"/>
          <w:color w:val="FF0000"/>
          <w:bdr w:val="none" w:sz="0" w:space="0" w:color="auto" w:frame="1"/>
        </w:rPr>
        <w:t>in</w:t>
      </w:r>
      <w:r w:rsidRPr="00CB7E5A">
        <w:rPr>
          <w:rStyle w:val="user-generated"/>
          <w:rFonts w:ascii="Times New Roman" w:hAnsi="Times New Roman" w:cs="Times New Roman"/>
          <w:bdr w:val="none" w:sz="0" w:space="0" w:color="auto" w:frame="1"/>
        </w:rPr>
        <w:t xml:space="preserve"> the community?</w:t>
      </w:r>
      <w:r>
        <w:rPr>
          <w:rStyle w:val="user-generated"/>
          <w:rFonts w:ascii="Times New Roman" w:hAnsi="Times New Roman" w:cs="Times New Roman"/>
          <w:bdr w:val="none" w:sz="0" w:space="0" w:color="auto" w:frame="1"/>
        </w:rPr>
        <w:t xml:space="preserve"> </w:t>
      </w:r>
      <w:r w:rsidRPr="00CB7E5A">
        <w:rPr>
          <w:rFonts w:ascii="Times New Roman" w:hAnsi="Times New Roman" w:cs="Times New Roman"/>
        </w:rPr>
        <w:t>3)</w:t>
      </w:r>
      <w:r w:rsidRPr="00CB7E5A">
        <w:rPr>
          <w:rStyle w:val="CommentReference"/>
          <w:rFonts w:ascii="Times New Roman" w:hAnsi="Times New Roman" w:cs="Times New Roman"/>
          <w:sz w:val="24"/>
          <w:szCs w:val="24"/>
          <w:bdr w:val="none" w:sz="0" w:space="0" w:color="auto" w:frame="1"/>
        </w:rPr>
        <w:t xml:space="preserve"> </w:t>
      </w:r>
      <w:r w:rsidRPr="00CB7E5A">
        <w:rPr>
          <w:rStyle w:val="user-generated"/>
          <w:rFonts w:ascii="Times New Roman" w:hAnsi="Times New Roman" w:cs="Times New Roman"/>
          <w:bdr w:val="none" w:sz="0" w:space="0" w:color="auto" w:frame="1"/>
        </w:rPr>
        <w:t>Do you think that you need more training on gender-based and intimate partner violence?</w:t>
      </w:r>
    </w:p>
    <w:p w14:paraId="0C36C0E1" w14:textId="77777777" w:rsidR="00F9041A" w:rsidRPr="00C24040" w:rsidRDefault="00F9041A" w:rsidP="00922CED">
      <w:pPr>
        <w:pStyle w:val="ListParagraph"/>
        <w:spacing w:line="276" w:lineRule="auto"/>
        <w:ind w:left="0"/>
        <w:jc w:val="both"/>
        <w:rPr>
          <w:rFonts w:ascii="Times New Roman" w:hAnsi="Times New Roman" w:cs="Times New Roman"/>
        </w:rPr>
      </w:pPr>
    </w:p>
    <w:p w14:paraId="2B922260" w14:textId="77777777" w:rsidR="00F9041A" w:rsidRDefault="00F9041A" w:rsidP="00922CED">
      <w:pPr>
        <w:pStyle w:val="ListParagraph"/>
        <w:spacing w:line="276" w:lineRule="auto"/>
        <w:rPr>
          <w:rFonts w:ascii="Times New Roman" w:hAnsi="Times New Roman" w:cs="Times New Roman"/>
        </w:rPr>
      </w:pPr>
      <w:r w:rsidRPr="00C24040">
        <w:rPr>
          <w:rFonts w:ascii="Times New Roman" w:hAnsi="Times New Roman" w:cs="Times New Roman"/>
        </w:rPr>
        <w:t>Knowledge of GBV was assessed over a series of sections including a) Multiple Choice Based questions, b) True-or-False questions, and c) Questions based on potential case scenarios.</w:t>
      </w:r>
    </w:p>
    <w:p w14:paraId="203D7DEA" w14:textId="77777777" w:rsidR="00F9041A" w:rsidRDefault="00F9041A" w:rsidP="00922CED">
      <w:pPr>
        <w:pStyle w:val="ListParagraph"/>
        <w:spacing w:line="276" w:lineRule="auto"/>
        <w:rPr>
          <w:rFonts w:ascii="Times New Roman" w:hAnsi="Times New Roman" w:cs="Times New Roman"/>
        </w:rPr>
      </w:pPr>
    </w:p>
    <w:p w14:paraId="721446F5" w14:textId="77777777" w:rsidR="00F9041A" w:rsidRPr="00CB7E5A" w:rsidRDefault="00F9041A" w:rsidP="00922CED">
      <w:pPr>
        <w:pStyle w:val="ListParagraph"/>
        <w:numPr>
          <w:ilvl w:val="0"/>
          <w:numId w:val="7"/>
        </w:numPr>
        <w:spacing w:line="276" w:lineRule="auto"/>
        <w:rPr>
          <w:rFonts w:ascii="Times" w:hAnsi="Times" w:cs="Times New Roman"/>
        </w:rPr>
      </w:pPr>
      <w:r>
        <w:rPr>
          <w:rFonts w:ascii="Times" w:hAnsi="Times" w:cs="Times New Roman"/>
        </w:rPr>
        <w:t xml:space="preserve">Favourable and unfavourable Attitudes - </w:t>
      </w:r>
      <w:r w:rsidRPr="00C24040">
        <w:rPr>
          <w:rFonts w:ascii="Times New Roman" w:hAnsi="Times New Roman" w:cs="Times New Roman"/>
        </w:rPr>
        <w:t>Participants were asked to rate 7 statements on a 5-point Likert scale ranging from "Strongly Agree" to "Strongly Disagree" for statements that showed a favourable attitude towards GBV such as "It is important to screen for violence every time the woman visits the OSC", and negatively scored for unfavourable attitudes such as "</w:t>
      </w:r>
      <w:r w:rsidRPr="00C24040">
        <w:rPr>
          <w:rFonts w:ascii="Times New Roman" w:hAnsi="Times New Roman" w:cs="Times New Roman"/>
          <w:shd w:val="clear" w:color="auto" w:fill="FFFFFF"/>
        </w:rPr>
        <w:t>Intimate partner violence cannot be prevented".</w:t>
      </w:r>
    </w:p>
    <w:p w14:paraId="0EF313C0" w14:textId="77777777" w:rsidR="00F9041A" w:rsidRDefault="00F9041A" w:rsidP="00922CED">
      <w:pPr>
        <w:pStyle w:val="ListParagraph"/>
        <w:spacing w:line="276" w:lineRule="auto"/>
        <w:rPr>
          <w:rFonts w:ascii="Times" w:hAnsi="Times" w:cs="Times New Roman"/>
        </w:rPr>
      </w:pPr>
    </w:p>
    <w:p w14:paraId="1E497236" w14:textId="5E42CE41" w:rsidR="00F9041A" w:rsidRPr="00845F28" w:rsidRDefault="00CF730B" w:rsidP="00845F28">
      <w:pPr>
        <w:spacing w:line="276" w:lineRule="auto"/>
        <w:jc w:val="both"/>
        <w:rPr>
          <w:rFonts w:ascii="Times New Roman" w:hAnsi="Times New Roman" w:cs="Times New Roman"/>
        </w:rPr>
      </w:pPr>
      <w:r w:rsidRPr="00845F28">
        <w:rPr>
          <w:rFonts w:ascii="Times" w:hAnsi="Times" w:cs="Times New Roman"/>
        </w:rPr>
        <w:t xml:space="preserve">Test–retest reliability and content validity were </w:t>
      </w:r>
      <w:proofErr w:type="spellStart"/>
      <w:r w:rsidRPr="00845F28">
        <w:rPr>
          <w:rFonts w:ascii="Times" w:hAnsi="Times" w:cs="Times New Roman"/>
        </w:rPr>
        <w:t>assessed</w:t>
      </w:r>
      <w:r w:rsidRPr="00845F28">
        <w:rPr>
          <w:rFonts w:ascii="Times" w:hAnsi="Times" w:cs="Times New Roman"/>
        </w:rPr>
        <w:t xml:space="preserve"> </w:t>
      </w:r>
      <w:commentRangeStart w:id="0"/>
      <w:proofErr w:type="spellEnd"/>
      <w:r w:rsidR="00F9041A" w:rsidRPr="00845F28">
        <w:rPr>
          <w:rFonts w:ascii="Times New Roman" w:hAnsi="Times New Roman" w:cs="Times New Roman"/>
        </w:rPr>
        <w:t xml:space="preserve">by sending the questionnaire to identified experts. Cronbach's alpha was calculated for each construct and inter-test reliability was found to be acceptable for all domains except Attitudes (Barriers = 0.926, Preparedness = 0.613, Knowledge = 0.665, Attitudes = 0.447). </w:t>
      </w:r>
      <w:commentRangeEnd w:id="0"/>
      <w:r w:rsidR="00F9041A">
        <w:rPr>
          <w:rStyle w:val="CommentReference"/>
        </w:rPr>
        <w:commentReference w:id="0"/>
      </w:r>
    </w:p>
    <w:p w14:paraId="02AF43B5" w14:textId="77777777" w:rsidR="00F9041A" w:rsidRPr="00CB7E5A" w:rsidRDefault="00F9041A" w:rsidP="00922CED">
      <w:pPr>
        <w:pStyle w:val="ListParagraph"/>
        <w:spacing w:line="276" w:lineRule="auto"/>
        <w:rPr>
          <w:rFonts w:ascii="Times" w:hAnsi="Times" w:cs="Times New Roman"/>
        </w:rPr>
      </w:pPr>
    </w:p>
    <w:p w14:paraId="18C5322D" w14:textId="77777777" w:rsidR="00F9041A" w:rsidRDefault="00F9041A" w:rsidP="00922CED">
      <w:pPr>
        <w:pStyle w:val="ListParagraph"/>
        <w:numPr>
          <w:ilvl w:val="0"/>
          <w:numId w:val="6"/>
        </w:numPr>
        <w:spacing w:line="276" w:lineRule="auto"/>
        <w:rPr>
          <w:rFonts w:ascii="Times" w:hAnsi="Times" w:cs="Times New Roman"/>
        </w:rPr>
      </w:pPr>
      <w:r w:rsidRPr="00C90102">
        <w:rPr>
          <w:rFonts w:ascii="Times" w:hAnsi="Times" w:cs="Times New Roman"/>
        </w:rPr>
        <w:t>ETHICAL CONSIDERATIONS</w:t>
      </w:r>
    </w:p>
    <w:p w14:paraId="60229D66" w14:textId="77777777" w:rsidR="00F9041A" w:rsidRDefault="00F9041A" w:rsidP="00922CED">
      <w:pPr>
        <w:pStyle w:val="ListParagraph"/>
        <w:spacing w:line="276" w:lineRule="auto"/>
        <w:rPr>
          <w:rFonts w:ascii="Times" w:hAnsi="Times" w:cs="Times New Roman"/>
        </w:rPr>
      </w:pPr>
    </w:p>
    <w:p w14:paraId="2AFD339D" w14:textId="77777777" w:rsidR="00F9041A" w:rsidRDefault="00F9041A" w:rsidP="00922CED">
      <w:pPr>
        <w:spacing w:line="276" w:lineRule="auto"/>
        <w:rPr>
          <w:rFonts w:ascii="Times New Roman" w:hAnsi="Times New Roman" w:cs="Times New Roman"/>
        </w:rPr>
      </w:pPr>
      <w:r w:rsidRPr="00C24040">
        <w:rPr>
          <w:rFonts w:ascii="Times New Roman" w:hAnsi="Times New Roman" w:cs="Times New Roman"/>
        </w:rPr>
        <w:t xml:space="preserve">The project was reviewed and approved by the </w:t>
      </w:r>
      <w:r>
        <w:rPr>
          <w:rFonts w:ascii="Times New Roman" w:hAnsi="Times New Roman" w:cs="Times New Roman"/>
        </w:rPr>
        <w:t xml:space="preserve">NIMHANS </w:t>
      </w:r>
      <w:r w:rsidRPr="00C24040">
        <w:rPr>
          <w:rFonts w:ascii="Times New Roman" w:hAnsi="Times New Roman" w:cs="Times New Roman"/>
        </w:rPr>
        <w:t>Institutional Ethics Committee.</w:t>
      </w:r>
    </w:p>
    <w:p w14:paraId="6A1DE085" w14:textId="65BF2176" w:rsidR="006F000F" w:rsidRPr="00C24040" w:rsidRDefault="006F000F" w:rsidP="00922CED">
      <w:pPr>
        <w:spacing w:line="276" w:lineRule="auto"/>
        <w:jc w:val="both"/>
        <w:rPr>
          <w:rFonts w:ascii="Times" w:eastAsiaTheme="minorEastAsia" w:hAnsi="Times" w:cs="Times New Roman"/>
          <w:kern w:val="24"/>
        </w:rPr>
      </w:pPr>
    </w:p>
    <w:p w14:paraId="173B2B28" w14:textId="27847694" w:rsidR="00F25CE6" w:rsidRPr="00C24040" w:rsidRDefault="00347D7B" w:rsidP="00922CED">
      <w:pPr>
        <w:spacing w:line="276" w:lineRule="auto"/>
        <w:jc w:val="both"/>
        <w:rPr>
          <w:rFonts w:ascii="Times New Roman" w:hAnsi="Times New Roman" w:cs="Times New Roman"/>
          <w:b/>
          <w:bCs/>
        </w:rPr>
      </w:pPr>
      <w:r w:rsidRPr="00C24040">
        <w:rPr>
          <w:rFonts w:ascii="Times New Roman" w:hAnsi="Times New Roman" w:cs="Times New Roman"/>
        </w:rPr>
        <w:lastRenderedPageBreak/>
        <w:fldChar w:fldCharType="begin"/>
      </w:r>
      <w:r w:rsidRPr="00C24040">
        <w:rPr>
          <w:rFonts w:ascii="Times New Roman" w:hAnsi="Times New Roman" w:cs="Times New Roman"/>
        </w:rPr>
        <w:instrText xml:space="preserve"> INCLUDEPICTURE "https://lh7-us.googleusercontent.com/slidesz/AGV_vUd6rnb3EqM_PjKcP2aqPysLEL5CsOOd3j5lqc68HTr7k2KFd_imM5Iud44CY47EHvbUX-nShLd07zAdxcdhAH08xJAqVaIceoaVOImBtbE-k3GHUic9c36gVumKTNUW-BA_hjxxi-Gg3qisAXyWJ27KD66kN09J6dV2r43UcfKancRJ66qzQWc=s2048?key=yfls8p6oQgvdore53qZS0A" \* MERGEFORMATINET </w:instrText>
      </w:r>
      <w:r w:rsidRPr="00C24040">
        <w:rPr>
          <w:rFonts w:ascii="Times New Roman" w:hAnsi="Times New Roman" w:cs="Times New Roman"/>
        </w:rPr>
        <w:fldChar w:fldCharType="separate"/>
      </w:r>
      <w:r w:rsidRPr="00C24040">
        <w:rPr>
          <w:noProof/>
          <w:lang w:val="en-IN" w:eastAsia="en-IN" w:bidi="ar-SA"/>
        </w:rPr>
        <w:drawing>
          <wp:inline distT="0" distB="0" distL="0" distR="0" wp14:anchorId="73563523" wp14:editId="4D416E15">
            <wp:extent cx="4053178" cy="4833257"/>
            <wp:effectExtent l="0" t="0" r="0" b="5715"/>
            <wp:docPr id="106715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6066" cy="4848625"/>
                    </a:xfrm>
                    <a:prstGeom prst="rect">
                      <a:avLst/>
                    </a:prstGeom>
                    <a:noFill/>
                    <a:ln>
                      <a:noFill/>
                    </a:ln>
                  </pic:spPr>
                </pic:pic>
              </a:graphicData>
            </a:graphic>
          </wp:inline>
        </w:drawing>
      </w:r>
      <w:r w:rsidRPr="00C24040">
        <w:rPr>
          <w:rFonts w:ascii="Times New Roman" w:hAnsi="Times New Roman" w:cs="Times New Roman"/>
        </w:rPr>
        <w:fldChar w:fldCharType="end"/>
      </w:r>
      <w:r w:rsidRPr="00C24040">
        <w:rPr>
          <w:rFonts w:ascii="Times New Roman" w:hAnsi="Times New Roman" w:cs="Times New Roman"/>
        </w:rPr>
        <w:br/>
      </w:r>
      <w:r w:rsidR="00D14C88">
        <w:rPr>
          <w:rFonts w:ascii="Times New Roman" w:hAnsi="Times New Roman" w:cs="Times New Roman"/>
          <w:b/>
          <w:bCs/>
        </w:rPr>
        <w:t xml:space="preserve">Figure </w:t>
      </w:r>
      <w:r w:rsidR="00AD1DC0">
        <w:rPr>
          <w:rFonts w:ascii="Times New Roman" w:hAnsi="Times New Roman" w:cs="Times New Roman"/>
          <w:b/>
          <w:bCs/>
        </w:rPr>
        <w:t>2</w:t>
      </w:r>
      <w:r w:rsidR="00D14C88">
        <w:rPr>
          <w:rFonts w:ascii="Times New Roman" w:hAnsi="Times New Roman" w:cs="Times New Roman"/>
          <w:b/>
          <w:bCs/>
        </w:rPr>
        <w:t xml:space="preserve"> – Coverage of OSCs</w:t>
      </w:r>
    </w:p>
    <w:p w14:paraId="0497951F" w14:textId="77777777" w:rsidR="00101366" w:rsidRPr="00101366" w:rsidRDefault="006854E7" w:rsidP="00922CED">
      <w:pPr>
        <w:spacing w:line="276" w:lineRule="auto"/>
        <w:rPr>
          <w:rFonts w:ascii="Times" w:hAnsi="Times" w:cs="Times New Roman"/>
        </w:rPr>
      </w:pPr>
      <w:r w:rsidRPr="00101366">
        <w:rPr>
          <w:rFonts w:ascii="Times New Roman" w:eastAsiaTheme="minorEastAsia" w:hAnsi="Times New Roman" w:cs="Times New Roman"/>
          <w:kern w:val="24"/>
        </w:rPr>
        <w:br/>
      </w:r>
      <w:r w:rsidR="00216296" w:rsidRPr="00101366">
        <w:rPr>
          <w:rFonts w:ascii="Times New Roman" w:hAnsi="Times New Roman" w:cs="Times New Roman"/>
          <w:shd w:val="clear" w:color="auto" w:fill="FFFFFF"/>
        </w:rPr>
        <w:t> </w:t>
      </w:r>
      <w:r w:rsidR="00101366" w:rsidRPr="00101366">
        <w:rPr>
          <w:rFonts w:ascii="Times" w:hAnsi="Times" w:cs="Times New Roman"/>
        </w:rPr>
        <w:t>ANALYSIS</w:t>
      </w:r>
    </w:p>
    <w:p w14:paraId="46408294" w14:textId="77777777" w:rsidR="00101366" w:rsidRDefault="00101366" w:rsidP="00922CED">
      <w:pPr>
        <w:pStyle w:val="ListParagraph"/>
        <w:spacing w:line="276" w:lineRule="auto"/>
        <w:rPr>
          <w:rFonts w:ascii="Times" w:hAnsi="Times" w:cs="Times New Roman"/>
        </w:rPr>
      </w:pPr>
    </w:p>
    <w:p w14:paraId="33DE4A13" w14:textId="51CA6A4F" w:rsidR="00101366" w:rsidRDefault="00101366" w:rsidP="00922CED">
      <w:pPr>
        <w:spacing w:line="276" w:lineRule="auto"/>
        <w:rPr>
          <w:rFonts w:ascii="Times New Roman" w:hAnsi="Times New Roman" w:cs="Times New Roman"/>
        </w:rPr>
      </w:pPr>
      <w:r w:rsidRPr="00C24040">
        <w:rPr>
          <w:rFonts w:ascii="Times New Roman" w:eastAsia="Times New Roman" w:hAnsi="Times New Roman" w:cs="Times New Roman"/>
          <w:shd w:val="clear" w:color="auto" w:fill="FFFFFF"/>
          <w:lang w:eastAsia="en-GB"/>
        </w:rPr>
        <w:t>Statistical analysis was performed with SPSS version 27. </w:t>
      </w:r>
      <w:r w:rsidRPr="00C24040">
        <w:rPr>
          <w:rFonts w:ascii="Times New Roman" w:hAnsi="Times New Roman" w:cs="Times New Roman"/>
        </w:rPr>
        <w:t xml:space="preserve"> </w:t>
      </w:r>
      <w:r w:rsidRPr="00C24040">
        <w:rPr>
          <w:rFonts w:ascii="Times New Roman" w:eastAsia="Times New Roman" w:hAnsi="Times New Roman" w:cs="Times New Roman"/>
          <w:shd w:val="clear" w:color="auto" w:fill="FFFFFF"/>
          <w:lang w:eastAsia="en-GB"/>
        </w:rPr>
        <w:t xml:space="preserve">A descriptive analysis was done to summarise the socio-demographic details of participants. </w:t>
      </w:r>
      <w:r w:rsidRPr="00C044B1">
        <w:rPr>
          <w:rFonts w:ascii="Times New Roman" w:hAnsi="Times New Roman" w:cs="Times New Roman"/>
        </w:rPr>
        <w:t>For scales in each section, items were reversed scored where necessary. Total and subscale scores were calculated and frequencies run to produce means</w:t>
      </w:r>
      <w:r>
        <w:rPr>
          <w:rFonts w:ascii="Times New Roman" w:hAnsi="Times New Roman" w:cs="Times New Roman"/>
        </w:rPr>
        <w:t xml:space="preserve">, </w:t>
      </w:r>
      <w:r w:rsidRPr="00C044B1">
        <w:rPr>
          <w:rFonts w:ascii="Times New Roman" w:hAnsi="Times New Roman" w:cs="Times New Roman"/>
        </w:rPr>
        <w:t>standard deviations and range of scores</w:t>
      </w:r>
      <w:r>
        <w:rPr>
          <w:rFonts w:ascii="Times New Roman" w:hAnsi="Times New Roman" w:cs="Times New Roman"/>
        </w:rPr>
        <w:t xml:space="preserve">. </w:t>
      </w:r>
      <w:r w:rsidRPr="00C24040">
        <w:rPr>
          <w:rFonts w:ascii="Times New Roman" w:eastAsia="Times New Roman" w:hAnsi="Times New Roman" w:cs="Times New Roman"/>
          <w:shd w:val="clear" w:color="auto" w:fill="FFFFFF"/>
          <w:lang w:eastAsia="en-GB"/>
        </w:rPr>
        <w:t xml:space="preserve">Differences between pre- and post- intervention were </w:t>
      </w:r>
      <w:r>
        <w:rPr>
          <w:rFonts w:ascii="Times New Roman" w:eastAsia="Times New Roman" w:hAnsi="Times New Roman" w:cs="Times New Roman"/>
          <w:shd w:val="clear" w:color="auto" w:fill="FFFFFF"/>
          <w:lang w:eastAsia="en-GB"/>
        </w:rPr>
        <w:t xml:space="preserve">analysed </w:t>
      </w:r>
      <w:r w:rsidRPr="00C24040">
        <w:rPr>
          <w:rFonts w:ascii="Times New Roman" w:eastAsia="Times New Roman" w:hAnsi="Times New Roman" w:cs="Times New Roman"/>
          <w:shd w:val="clear" w:color="auto" w:fill="FFFFFF"/>
          <w:lang w:eastAsia="en-GB"/>
        </w:rPr>
        <w:t xml:space="preserve">using </w:t>
      </w:r>
      <w:r>
        <w:rPr>
          <w:rFonts w:ascii="Times New Roman" w:hAnsi="Times New Roman" w:cs="Times New Roman"/>
        </w:rPr>
        <w:t>i</w:t>
      </w:r>
      <w:r w:rsidRPr="00C044B1">
        <w:rPr>
          <w:rFonts w:ascii="Times New Roman" w:hAnsi="Times New Roman" w:cs="Times New Roman"/>
        </w:rPr>
        <w:t>nferential statistics (</w:t>
      </w:r>
      <w:r w:rsidRPr="00C24040">
        <w:rPr>
          <w:rFonts w:ascii="Times New Roman" w:eastAsia="Times New Roman" w:hAnsi="Times New Roman" w:cs="Times New Roman"/>
          <w:shd w:val="clear" w:color="auto" w:fill="FFFFFF"/>
          <w:lang w:eastAsia="en-GB"/>
        </w:rPr>
        <w:t>paired t-tests/ Wilcoxon signed rank test</w:t>
      </w:r>
      <w:r w:rsidRPr="00C044B1">
        <w:rPr>
          <w:rFonts w:ascii="Times New Roman" w:hAnsi="Times New Roman" w:cs="Times New Roman"/>
        </w:rPr>
        <w:t>)</w:t>
      </w:r>
      <w:r>
        <w:rPr>
          <w:rFonts w:ascii="Times New Roman" w:hAnsi="Times New Roman" w:cs="Times New Roman"/>
        </w:rPr>
        <w:t>.</w:t>
      </w:r>
    </w:p>
    <w:p w14:paraId="71CC7A5D" w14:textId="77777777" w:rsidR="00101366" w:rsidRDefault="00101366" w:rsidP="00922CED">
      <w:pPr>
        <w:spacing w:line="276" w:lineRule="auto"/>
        <w:rPr>
          <w:rFonts w:ascii="Times New Roman" w:hAnsi="Times New Roman" w:cs="Times New Roman"/>
        </w:rPr>
      </w:pPr>
    </w:p>
    <w:p w14:paraId="4C7F3C38" w14:textId="77777777" w:rsidR="00101366" w:rsidRDefault="00101366" w:rsidP="00922CED">
      <w:pPr>
        <w:spacing w:line="276" w:lineRule="auto"/>
        <w:rPr>
          <w:rFonts w:ascii="Times New Roman" w:hAnsi="Times New Roman" w:cs="Times New Roman"/>
        </w:rPr>
      </w:pPr>
      <w:r w:rsidRPr="00CB7E5A">
        <w:rPr>
          <w:rFonts w:ascii="Times New Roman" w:hAnsi="Times New Roman" w:cs="Times New Roman"/>
        </w:rPr>
        <w:t>The time spent in filling the questionnaire was around 1 hour 12 minutes. The completion rate in filling the pre assessment</w:t>
      </w:r>
      <w:r>
        <w:rPr>
          <w:rFonts w:ascii="Times New Roman" w:hAnsi="Times New Roman" w:cs="Times New Roman"/>
        </w:rPr>
        <w:t xml:space="preserve"> wa</w:t>
      </w:r>
      <w:r w:rsidRPr="00CB7E5A">
        <w:rPr>
          <w:rFonts w:ascii="Times New Roman" w:hAnsi="Times New Roman" w:cs="Times New Roman"/>
        </w:rPr>
        <w:t>s 66% and post assessment was 63%.</w:t>
      </w:r>
    </w:p>
    <w:p w14:paraId="483602B1" w14:textId="77777777" w:rsidR="00101366" w:rsidRDefault="00101366" w:rsidP="00922CED">
      <w:pPr>
        <w:spacing w:line="276" w:lineRule="auto"/>
        <w:rPr>
          <w:rFonts w:ascii="Times New Roman" w:hAnsi="Times New Roman" w:cs="Times New Roman"/>
        </w:rPr>
      </w:pPr>
    </w:p>
    <w:p w14:paraId="7A924557" w14:textId="308FA988" w:rsidR="006854E7" w:rsidRPr="00101366" w:rsidRDefault="006854E7" w:rsidP="00922CED">
      <w:pPr>
        <w:spacing w:line="276" w:lineRule="auto"/>
        <w:jc w:val="both"/>
        <w:rPr>
          <w:rFonts w:ascii="Times New Roman" w:hAnsi="Times New Roman" w:cs="Times New Roman"/>
          <w:shd w:val="clear" w:color="auto" w:fill="FFFFFF"/>
        </w:rPr>
      </w:pPr>
    </w:p>
    <w:p w14:paraId="45118B2B" w14:textId="4BC35D76" w:rsidR="004A2AF7" w:rsidRDefault="004A2AF7" w:rsidP="00922CED">
      <w:pPr>
        <w:spacing w:line="276" w:lineRule="auto"/>
        <w:jc w:val="both"/>
        <w:rPr>
          <w:rFonts w:ascii="Times New Roman" w:hAnsi="Times New Roman" w:cs="Times New Roman"/>
          <w:b/>
          <w:bCs/>
        </w:rPr>
      </w:pPr>
      <w:r w:rsidRPr="00C24040">
        <w:rPr>
          <w:rFonts w:ascii="Times New Roman" w:hAnsi="Times New Roman" w:cs="Times New Roman"/>
          <w:b/>
          <w:bCs/>
        </w:rPr>
        <w:lastRenderedPageBreak/>
        <w:t>Results</w:t>
      </w:r>
      <w:r w:rsidR="002E2768">
        <w:rPr>
          <w:rFonts w:ascii="Times New Roman" w:hAnsi="Times New Roman" w:cs="Times New Roman"/>
          <w:b/>
          <w:bCs/>
        </w:rPr>
        <w:br/>
      </w:r>
      <w:r w:rsidR="002E2768">
        <w:rPr>
          <w:rFonts w:ascii="Times New Roman" w:hAnsi="Times New Roman" w:cs="Times New Roman"/>
          <w:b/>
          <w:bCs/>
        </w:rPr>
        <w:br/>
      </w:r>
      <w:r w:rsidR="002E2768">
        <w:rPr>
          <w:rFonts w:ascii="Times New Roman" w:hAnsi="Times New Roman" w:cs="Times New Roman"/>
          <w:b/>
          <w:bCs/>
          <w:noProof/>
        </w:rPr>
        <w:drawing>
          <wp:inline distT="0" distB="0" distL="0" distR="0" wp14:anchorId="653EF8E3" wp14:editId="02AEC048">
            <wp:extent cx="3898900" cy="6769100"/>
            <wp:effectExtent l="0" t="0" r="0" b="0"/>
            <wp:docPr id="833323591" name="Picture 3" descr="A diagram of a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23591" name="Picture 3" descr="A diagram of a cours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98900" cy="6769100"/>
                    </a:xfrm>
                    <a:prstGeom prst="rect">
                      <a:avLst/>
                    </a:prstGeom>
                  </pic:spPr>
                </pic:pic>
              </a:graphicData>
            </a:graphic>
          </wp:inline>
        </w:drawing>
      </w:r>
    </w:p>
    <w:p w14:paraId="03BAFF9C" w14:textId="42D2120F" w:rsidR="00AD1DC0" w:rsidRPr="00C24040" w:rsidRDefault="00AD1DC0" w:rsidP="00922CED">
      <w:pPr>
        <w:spacing w:line="276" w:lineRule="auto"/>
        <w:jc w:val="both"/>
        <w:rPr>
          <w:rFonts w:ascii="Times New Roman" w:hAnsi="Times New Roman" w:cs="Times New Roman"/>
          <w:b/>
          <w:bCs/>
        </w:rPr>
      </w:pPr>
      <w:r>
        <w:rPr>
          <w:rFonts w:ascii="Times New Roman" w:hAnsi="Times New Roman" w:cs="Times New Roman"/>
          <w:b/>
          <w:bCs/>
        </w:rPr>
        <w:t xml:space="preserve">Figure 3 </w:t>
      </w:r>
    </w:p>
    <w:p w14:paraId="4D14D1A8" w14:textId="4FFBF337" w:rsidR="004A2AF7" w:rsidRPr="00275530" w:rsidRDefault="002E2768" w:rsidP="00922CED">
      <w:pPr>
        <w:spacing w:line="276" w:lineRule="auto"/>
        <w:jc w:val="both"/>
        <w:rPr>
          <w:rFonts w:ascii="Times New Roman" w:hAnsi="Times New Roman" w:cs="Times New Roman"/>
        </w:rPr>
      </w:pPr>
      <w:r>
        <w:rPr>
          <w:rFonts w:ascii="Times New Roman" w:hAnsi="Times New Roman" w:cs="Times New Roman"/>
        </w:rPr>
        <w:br/>
      </w:r>
      <w:r w:rsidR="004A2AF7" w:rsidRPr="00275530">
        <w:rPr>
          <w:rFonts w:ascii="Times New Roman" w:hAnsi="Times New Roman" w:cs="Times New Roman"/>
        </w:rPr>
        <w:t xml:space="preserve">The assessment forms were sent online </w:t>
      </w:r>
      <w:r w:rsidR="00F43B6E" w:rsidRPr="00275530">
        <w:rPr>
          <w:rFonts w:ascii="Times New Roman" w:hAnsi="Times New Roman" w:cs="Times New Roman"/>
          <w:color w:val="000000" w:themeColor="text1"/>
        </w:rPr>
        <w:t xml:space="preserve">using </w:t>
      </w:r>
      <w:r w:rsidR="00F43B6E" w:rsidRPr="00275530">
        <w:rPr>
          <w:rFonts w:ascii="Times New Roman" w:hAnsi="Times New Roman" w:cs="Times New Roman"/>
          <w:color w:val="000000" w:themeColor="text1"/>
          <w:rPrChange w:id="1" w:author="Dr.Prabha S Chandra" w:date="2024-12-24T11:10:00Z">
            <w:rPr>
              <w:rFonts w:ascii="Times New Roman" w:hAnsi="Times New Roman" w:cs="Times New Roman"/>
            </w:rPr>
          </w:rPrChange>
        </w:rPr>
        <w:t xml:space="preserve">survey monkey </w:t>
      </w:r>
      <w:r w:rsidR="00F43B6E" w:rsidRPr="00275530">
        <w:rPr>
          <w:rFonts w:ascii="Times New Roman" w:hAnsi="Times New Roman" w:cs="Times New Roman"/>
        </w:rPr>
        <w:t xml:space="preserve">platform </w:t>
      </w:r>
      <w:r w:rsidR="004A2AF7" w:rsidRPr="00275530">
        <w:rPr>
          <w:rFonts w:ascii="Times New Roman" w:hAnsi="Times New Roman" w:cs="Times New Roman"/>
        </w:rPr>
        <w:t xml:space="preserve">to 1109 participants; </w:t>
      </w:r>
      <w:commentRangeStart w:id="2"/>
      <w:r w:rsidR="004A2AF7" w:rsidRPr="00275530">
        <w:rPr>
          <w:rFonts w:ascii="Times New Roman" w:hAnsi="Times New Roman" w:cs="Times New Roman"/>
          <w:color w:val="FF0000"/>
        </w:rPr>
        <w:t xml:space="preserve">1085 completed the pre-assessment, and 684 </w:t>
      </w:r>
      <w:commentRangeEnd w:id="2"/>
      <w:r w:rsidR="00613B9C" w:rsidRPr="00275530">
        <w:rPr>
          <w:rStyle w:val="CommentReference"/>
          <w:rFonts w:ascii="Times New Roman" w:hAnsi="Times New Roman" w:cs="Times New Roman"/>
          <w:sz w:val="24"/>
          <w:szCs w:val="24"/>
        </w:rPr>
        <w:commentReference w:id="2"/>
      </w:r>
      <w:r w:rsidR="004A2AF7" w:rsidRPr="00275530">
        <w:rPr>
          <w:rFonts w:ascii="Times New Roman" w:hAnsi="Times New Roman" w:cs="Times New Roman"/>
        </w:rPr>
        <w:t>completed the post assessment; 362 responses were matched who had completed both the pre and post-test and was included in the analysis. The mean age of the participants (N=362) was 34.27 (±8.18) years; 97.5% were female counsellors, while 2.5% were males. 84 % (n=304) hold a master's degree.</w:t>
      </w:r>
      <w:r>
        <w:rPr>
          <w:rFonts w:ascii="Times New Roman" w:hAnsi="Times New Roman" w:cs="Times New Roman"/>
        </w:rPr>
        <w:br/>
      </w:r>
    </w:p>
    <w:p w14:paraId="0CD4FE2D" w14:textId="0868442D" w:rsidR="00275530" w:rsidRPr="00275530" w:rsidRDefault="004A2AF7" w:rsidP="00922CED">
      <w:pPr>
        <w:pStyle w:val="CommentText"/>
        <w:spacing w:line="276" w:lineRule="auto"/>
        <w:jc w:val="both"/>
        <w:rPr>
          <w:rFonts w:ascii="Times New Roman" w:hAnsi="Times New Roman" w:cs="Times New Roman"/>
          <w:sz w:val="24"/>
          <w:szCs w:val="24"/>
        </w:rPr>
      </w:pPr>
      <w:r w:rsidRPr="00275530">
        <w:rPr>
          <w:rFonts w:ascii="Times New Roman" w:hAnsi="Times New Roman" w:cs="Times New Roman"/>
          <w:sz w:val="24"/>
          <w:szCs w:val="24"/>
        </w:rPr>
        <w:lastRenderedPageBreak/>
        <w:t xml:space="preserve">183 (50.6%) had attended lectures on GBV, </w:t>
      </w:r>
      <w:commentRangeStart w:id="3"/>
      <w:r w:rsidRPr="00275530">
        <w:rPr>
          <w:rFonts w:ascii="Times New Roman" w:hAnsi="Times New Roman" w:cs="Times New Roman"/>
          <w:sz w:val="24"/>
          <w:szCs w:val="24"/>
        </w:rPr>
        <w:t xml:space="preserve">134 (37%) had no formal training, 89(24.6%) Attended skill-based training workshops on GBV and 59(16.3%) </w:t>
      </w:r>
      <w:commentRangeEnd w:id="3"/>
      <w:r w:rsidR="00613B9C" w:rsidRPr="00275530">
        <w:rPr>
          <w:rStyle w:val="CommentReference"/>
          <w:rFonts w:ascii="Times New Roman" w:hAnsi="Times New Roman" w:cs="Times New Roman"/>
          <w:sz w:val="24"/>
          <w:szCs w:val="24"/>
        </w:rPr>
        <w:commentReference w:id="3"/>
      </w:r>
      <w:r w:rsidRPr="00275530">
        <w:rPr>
          <w:rFonts w:ascii="Times New Roman" w:hAnsi="Times New Roman" w:cs="Times New Roman"/>
          <w:sz w:val="24"/>
          <w:szCs w:val="24"/>
        </w:rPr>
        <w:t xml:space="preserve">had done a counselling/certificate course on Gender-Based Violence (GBV). </w:t>
      </w:r>
      <w:r w:rsidR="006608E2">
        <w:rPr>
          <w:rFonts w:ascii="Times New Roman" w:hAnsi="Times New Roman" w:cs="Times New Roman"/>
          <w:sz w:val="24"/>
          <w:szCs w:val="24"/>
        </w:rPr>
        <w:t xml:space="preserve"> </w:t>
      </w:r>
      <w:r w:rsidRPr="00275530">
        <w:rPr>
          <w:rFonts w:ascii="Times New Roman" w:hAnsi="Times New Roman" w:cs="Times New Roman"/>
          <w:color w:val="FF0000"/>
          <w:sz w:val="24"/>
          <w:szCs w:val="24"/>
        </w:rPr>
        <w:t>218 (60%) had less than three years</w:t>
      </w:r>
      <w:r w:rsidR="00436B17" w:rsidRPr="00275530">
        <w:rPr>
          <w:rFonts w:ascii="Times New Roman" w:hAnsi="Times New Roman" w:cs="Times New Roman"/>
          <w:color w:val="FF0000"/>
          <w:sz w:val="24"/>
          <w:szCs w:val="24"/>
        </w:rPr>
        <w:t>'</w:t>
      </w:r>
      <w:r w:rsidRPr="00275530">
        <w:rPr>
          <w:rFonts w:ascii="Times New Roman" w:hAnsi="Times New Roman" w:cs="Times New Roman"/>
          <w:color w:val="FF0000"/>
          <w:sz w:val="24"/>
          <w:szCs w:val="24"/>
        </w:rPr>
        <w:t xml:space="preserve"> experience, and 116 (32%) had 3- 6 years of experience and 28 (7.7%) had more than six years of experience.</w:t>
      </w:r>
      <w:r w:rsidR="00275530" w:rsidRPr="00275530">
        <w:rPr>
          <w:rFonts w:ascii="Times New Roman" w:hAnsi="Times New Roman" w:cs="Times New Roman"/>
          <w:sz w:val="24"/>
          <w:szCs w:val="24"/>
        </w:rPr>
        <w:t xml:space="preserve"> 30 % reported seeing 10 or more women per week in the OSC setting. </w:t>
      </w:r>
    </w:p>
    <w:p w14:paraId="7F0987B5" w14:textId="53F14B18" w:rsidR="005000C9" w:rsidRPr="005000C9" w:rsidRDefault="00303765" w:rsidP="005000C9">
      <w:pPr>
        <w:spacing w:line="276" w:lineRule="auto"/>
        <w:jc w:val="both"/>
        <w:rPr>
          <w:rFonts w:ascii="Times" w:hAnsi="Times" w:cs="Times New Roman"/>
          <w:lang w:val="en-IN"/>
        </w:rPr>
      </w:pPr>
      <w:r>
        <w:rPr>
          <w:rFonts w:ascii="Times" w:hAnsi="Times" w:cs="Times New Roman"/>
        </w:rPr>
        <w:br/>
      </w:r>
      <w:r w:rsidR="000E78BF" w:rsidRPr="000E78BF">
        <w:rPr>
          <w:rFonts w:ascii="Times" w:hAnsi="Times" w:cs="Times New Roman"/>
        </w:rPr>
        <w:t>Before presenting the matched pre-post findings, we first evaluated potential attrition bias by comparing participants who completed both surveys</w:t>
      </w:r>
      <w:r w:rsidR="000E78BF">
        <w:rPr>
          <w:rFonts w:ascii="Times" w:hAnsi="Times" w:cs="Times New Roman"/>
        </w:rPr>
        <w:t xml:space="preserve"> (‘matched)</w:t>
      </w:r>
      <w:r w:rsidR="000E78BF" w:rsidRPr="000E78BF">
        <w:rPr>
          <w:rFonts w:ascii="Times" w:hAnsi="Times" w:cs="Times New Roman"/>
        </w:rPr>
        <w:t xml:space="preserve"> with those who did not complete the post-survey.</w:t>
      </w:r>
      <w:r>
        <w:rPr>
          <w:rFonts w:ascii="Times" w:hAnsi="Times" w:cs="Times New Roman"/>
        </w:rPr>
        <w:br/>
      </w:r>
      <w:r>
        <w:rPr>
          <w:rFonts w:ascii="Times" w:hAnsi="Times" w:cs="Times New Roman"/>
        </w:rPr>
        <w:br/>
      </w:r>
      <w:r>
        <w:rPr>
          <w:rFonts w:ascii="Times" w:hAnsi="Times" w:cs="Times New Roman"/>
          <w:noProof/>
        </w:rPr>
        <w:drawing>
          <wp:inline distT="0" distB="0" distL="0" distR="0" wp14:anchorId="5D6D76DA" wp14:editId="1A8AA28A">
            <wp:extent cx="5727700" cy="3913505"/>
            <wp:effectExtent l="0" t="0" r="0" b="0"/>
            <wp:docPr id="1364264413"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4413" name="Picture 4" descr="A diagram of a flow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913505"/>
                    </a:xfrm>
                    <a:prstGeom prst="rect">
                      <a:avLst/>
                    </a:prstGeom>
                  </pic:spPr>
                </pic:pic>
              </a:graphicData>
            </a:graphic>
          </wp:inline>
        </w:drawing>
      </w:r>
      <w:r>
        <w:rPr>
          <w:rFonts w:ascii="Times" w:hAnsi="Times" w:cs="Times New Roman"/>
        </w:rPr>
        <w:br/>
      </w:r>
      <w:r w:rsidR="0074243E">
        <w:rPr>
          <w:rFonts w:ascii="Times" w:hAnsi="Times" w:cs="Times New Roman"/>
          <w:lang w:val="en-IN"/>
        </w:rPr>
        <w:t>In those</w:t>
      </w:r>
      <w:r w:rsidR="005000C9" w:rsidRPr="005000C9">
        <w:rPr>
          <w:rFonts w:ascii="Times" w:hAnsi="Times" w:cs="Times New Roman"/>
          <w:lang w:val="en-IN"/>
        </w:rPr>
        <w:t xml:space="preserve"> who completed both surveys (n=362) versus all unmatched pre-only records (n=512), item missingness was substantial in the unmatched group: 37.3% had at least one contact field missing, and 46.9% had at least one contact or demographic field missing. Because this level of missingness could bias inference, the primary comparative analysis used a cleaned unmatched cohort (n=453) after excluding records with </w:t>
      </w:r>
      <w:r w:rsidR="0074243E">
        <w:rPr>
          <w:rFonts w:ascii="Times" w:hAnsi="Times" w:cs="Times New Roman"/>
          <w:lang w:val="en-IN"/>
        </w:rPr>
        <w:t>contact</w:t>
      </w:r>
      <w:r w:rsidR="005000C9" w:rsidRPr="005000C9">
        <w:rPr>
          <w:rFonts w:ascii="Times" w:hAnsi="Times" w:cs="Times New Roman"/>
          <w:lang w:val="en-IN"/>
        </w:rPr>
        <w:t xml:space="preserve"> identifiers missing.</w:t>
      </w:r>
      <w:r w:rsidR="005000C9">
        <w:rPr>
          <w:rFonts w:ascii="Times" w:hAnsi="Times" w:cs="Times New Roman"/>
          <w:lang w:val="en-IN"/>
        </w:rPr>
        <w:br/>
      </w:r>
    </w:p>
    <w:p w14:paraId="2BA8177A" w14:textId="521A1D9B" w:rsidR="005000C9" w:rsidRPr="005000C9" w:rsidRDefault="005000C9" w:rsidP="005000C9">
      <w:pPr>
        <w:spacing w:line="276" w:lineRule="auto"/>
        <w:jc w:val="both"/>
        <w:rPr>
          <w:rFonts w:ascii="Times" w:hAnsi="Times" w:cs="Times New Roman"/>
          <w:lang w:val="en-IN"/>
        </w:rPr>
      </w:pPr>
      <w:r w:rsidRPr="005000C9">
        <w:rPr>
          <w:rFonts w:ascii="Times" w:hAnsi="Times" w:cs="Times New Roman"/>
          <w:lang w:val="en-IN"/>
        </w:rPr>
        <w:t>In the primary analysis (362 matched vs 453 unmatched), matched participants were slightly younger than unmatched participants (mean age 34.27 ± 8.18 vs 35.41 ± 7.61; Welch t-test, p=0.0422). GBV caseload distribution also differed (χ² test, p=0.0494, Cramér’s V=0.104, small effect): matched participants were more concentrated in the &lt;10 cases/week category, whereas unmatched participants were more concentrated in the 11–20 cases/week category. For prior GBV training, the only item-level difference was skill-based workshop exposure</w:t>
      </w:r>
      <w:r>
        <w:rPr>
          <w:rFonts w:ascii="Times" w:hAnsi="Times" w:cs="Times New Roman"/>
          <w:lang w:val="en-IN"/>
        </w:rPr>
        <w:t xml:space="preserve">: </w:t>
      </w:r>
      <w:r w:rsidRPr="005000C9">
        <w:rPr>
          <w:rFonts w:ascii="Times" w:hAnsi="Times" w:cs="Times New Roman"/>
          <w:lang w:val="en-IN"/>
        </w:rPr>
        <w:t xml:space="preserve">35.8% in unmatched vs 24.6% in matched (p&lt;0.001, small effect). However, when training </w:t>
      </w:r>
      <w:r w:rsidRPr="005000C9">
        <w:rPr>
          <w:rFonts w:ascii="Times" w:hAnsi="Times" w:cs="Times New Roman"/>
          <w:lang w:val="en-IN"/>
        </w:rPr>
        <w:lastRenderedPageBreak/>
        <w:t>items were collapsed into “any formal training” versus “none,” no overall difference was detected (p=0.67).</w:t>
      </w:r>
      <w:r>
        <w:rPr>
          <w:rFonts w:ascii="Times" w:hAnsi="Times" w:cs="Times New Roman"/>
          <w:lang w:val="en-IN"/>
        </w:rPr>
        <w:br/>
      </w:r>
    </w:p>
    <w:p w14:paraId="6A996C60" w14:textId="43D967A8" w:rsidR="005000C9" w:rsidRPr="005000C9" w:rsidRDefault="005000C9" w:rsidP="005000C9">
      <w:pPr>
        <w:spacing w:line="276" w:lineRule="auto"/>
        <w:jc w:val="both"/>
        <w:rPr>
          <w:rFonts w:ascii="Times" w:hAnsi="Times" w:cs="Times New Roman"/>
          <w:lang w:val="en-IN"/>
        </w:rPr>
      </w:pPr>
      <w:r w:rsidRPr="005000C9">
        <w:rPr>
          <w:rFonts w:ascii="Times" w:hAnsi="Times" w:cs="Times New Roman"/>
          <w:lang w:val="en-IN"/>
        </w:rPr>
        <w:t xml:space="preserve">Matched participants reported a higher mean barrier count than unmatched participants (2.10 ± 1.56 vs 1.78 ± 1.41; t-test, p=0.0026). Barrier items significantly more endorsed in matched participants were: </w:t>
      </w:r>
      <w:r>
        <w:rPr>
          <w:rFonts w:ascii="Times" w:hAnsi="Times" w:cs="Times New Roman"/>
          <w:lang w:val="en-IN"/>
        </w:rPr>
        <w:t>“</w:t>
      </w:r>
      <w:r w:rsidRPr="005000C9">
        <w:rPr>
          <w:rFonts w:ascii="Times" w:hAnsi="Times" w:cs="Times New Roman"/>
          <w:lang w:val="en-IN"/>
        </w:rPr>
        <w:t>not adequately trained to assess IPV</w:t>
      </w:r>
      <w:r>
        <w:rPr>
          <w:rFonts w:ascii="Times" w:hAnsi="Times" w:cs="Times New Roman"/>
          <w:lang w:val="en-IN"/>
        </w:rPr>
        <w:t>”</w:t>
      </w:r>
      <w:r w:rsidRPr="005000C9">
        <w:rPr>
          <w:rFonts w:ascii="Times" w:hAnsi="Times" w:cs="Times New Roman"/>
          <w:lang w:val="en-IN"/>
        </w:rPr>
        <w:t xml:space="preserve"> (29.0% vs 15.2%, p&lt;0.001), </w:t>
      </w:r>
      <w:r>
        <w:rPr>
          <w:rFonts w:ascii="Times" w:hAnsi="Times" w:cs="Times New Roman"/>
          <w:lang w:val="en-IN"/>
        </w:rPr>
        <w:t>“</w:t>
      </w:r>
      <w:r w:rsidRPr="005000C9">
        <w:rPr>
          <w:rFonts w:ascii="Times" w:hAnsi="Times" w:cs="Times New Roman"/>
          <w:lang w:val="en-IN"/>
        </w:rPr>
        <w:t>not adequately trained to assess sexual violence</w:t>
      </w:r>
      <w:r>
        <w:rPr>
          <w:rFonts w:ascii="Times" w:hAnsi="Times" w:cs="Times New Roman"/>
          <w:lang w:val="en-IN"/>
        </w:rPr>
        <w:t>”</w:t>
      </w:r>
      <w:r w:rsidRPr="005000C9">
        <w:rPr>
          <w:rFonts w:ascii="Times" w:hAnsi="Times" w:cs="Times New Roman"/>
          <w:lang w:val="en-IN"/>
        </w:rPr>
        <w:t xml:space="preserve"> (27.3% vs 17.2%, p&lt;0.001), </w:t>
      </w:r>
      <w:r>
        <w:rPr>
          <w:rFonts w:ascii="Times" w:hAnsi="Times" w:cs="Times New Roman"/>
          <w:lang w:val="en-IN"/>
        </w:rPr>
        <w:t>“</w:t>
      </w:r>
      <w:r w:rsidRPr="005000C9">
        <w:rPr>
          <w:rFonts w:ascii="Times" w:hAnsi="Times" w:cs="Times New Roman"/>
          <w:lang w:val="en-IN"/>
        </w:rPr>
        <w:t>not adequately trained to assess domestic violence</w:t>
      </w:r>
      <w:r>
        <w:rPr>
          <w:rFonts w:ascii="Times" w:hAnsi="Times" w:cs="Times New Roman"/>
          <w:lang w:val="en-IN"/>
        </w:rPr>
        <w:t>”</w:t>
      </w:r>
      <w:r w:rsidRPr="005000C9">
        <w:rPr>
          <w:rFonts w:ascii="Times" w:hAnsi="Times" w:cs="Times New Roman"/>
          <w:lang w:val="en-IN"/>
        </w:rPr>
        <w:t xml:space="preserve"> (24.3% vs 17.0%, p=0.0099), and </w:t>
      </w:r>
      <w:r>
        <w:rPr>
          <w:rFonts w:ascii="Times" w:hAnsi="Times" w:cs="Times New Roman"/>
          <w:lang w:val="en-IN"/>
        </w:rPr>
        <w:t>“</w:t>
      </w:r>
      <w:r w:rsidRPr="005000C9">
        <w:rPr>
          <w:rFonts w:ascii="Times" w:hAnsi="Times" w:cs="Times New Roman"/>
          <w:lang w:val="en-IN"/>
        </w:rPr>
        <w:t>belief that the situation is unlikely to change</w:t>
      </w:r>
      <w:r>
        <w:rPr>
          <w:rFonts w:ascii="Times" w:hAnsi="Times" w:cs="Times New Roman"/>
          <w:lang w:val="en-IN"/>
        </w:rPr>
        <w:t>”</w:t>
      </w:r>
      <w:r w:rsidRPr="005000C9">
        <w:rPr>
          <w:rFonts w:ascii="Times" w:hAnsi="Times" w:cs="Times New Roman"/>
          <w:lang w:val="en-IN"/>
        </w:rPr>
        <w:t xml:space="preserve"> (19.3% vs </w:t>
      </w:r>
      <w:r w:rsidRPr="005000C9">
        <w:rPr>
          <w:rFonts w:ascii="Times" w:hAnsi="Times" w:cs="Times New Roman"/>
          <w:lang w:val="en-IN"/>
        </w:rPr>
        <w:t>13.0%</w:t>
      </w:r>
      <w:r w:rsidRPr="005000C9">
        <w:rPr>
          <w:rFonts w:ascii="Times" w:hAnsi="Times" w:cs="Times New Roman"/>
          <w:lang w:val="en-IN"/>
        </w:rPr>
        <w:t xml:space="preserve">, p=0.0142). The only barrier significantly more endorsed in unmatched participants was </w:t>
      </w:r>
      <w:r>
        <w:rPr>
          <w:rFonts w:ascii="Times" w:hAnsi="Times" w:cs="Times New Roman"/>
          <w:lang w:val="en-IN"/>
        </w:rPr>
        <w:t>“</w:t>
      </w:r>
      <w:r w:rsidRPr="005000C9">
        <w:rPr>
          <w:rFonts w:ascii="Times" w:hAnsi="Times" w:cs="Times New Roman"/>
          <w:lang w:val="en-IN"/>
        </w:rPr>
        <w:t>feeling helpless when assisting women facing violence</w:t>
      </w:r>
      <w:r>
        <w:rPr>
          <w:rFonts w:ascii="Times" w:hAnsi="Times" w:cs="Times New Roman"/>
          <w:lang w:val="en-IN"/>
        </w:rPr>
        <w:t>”</w:t>
      </w:r>
      <w:r w:rsidRPr="005000C9">
        <w:rPr>
          <w:rFonts w:ascii="Times" w:hAnsi="Times" w:cs="Times New Roman"/>
          <w:lang w:val="en-IN"/>
        </w:rPr>
        <w:t xml:space="preserve"> (13.9% vs 8.8%, p=0.0251).</w:t>
      </w:r>
      <w:r>
        <w:rPr>
          <w:rFonts w:ascii="Times" w:hAnsi="Times" w:cs="Times New Roman"/>
          <w:lang w:val="en-IN"/>
        </w:rPr>
        <w:br/>
      </w:r>
    </w:p>
    <w:p w14:paraId="1ADF7C8A" w14:textId="52BC1AF0" w:rsidR="005000C9" w:rsidRPr="005000C9" w:rsidRDefault="005000C9" w:rsidP="005000C9">
      <w:pPr>
        <w:spacing w:line="276" w:lineRule="auto"/>
        <w:jc w:val="both"/>
        <w:rPr>
          <w:rFonts w:ascii="Times" w:hAnsi="Times" w:cs="Times New Roman"/>
          <w:lang w:val="en-IN"/>
        </w:rPr>
      </w:pPr>
      <w:r w:rsidRPr="005000C9">
        <w:rPr>
          <w:rFonts w:ascii="Times" w:hAnsi="Times" w:cs="Times New Roman"/>
          <w:lang w:val="en-IN"/>
        </w:rPr>
        <w:t>State distribution differed significantly between groups (χ²=145.36, </w:t>
      </w:r>
      <w:proofErr w:type="spellStart"/>
      <w:r w:rsidRPr="005000C9">
        <w:rPr>
          <w:rFonts w:ascii="Times" w:hAnsi="Times" w:cs="Times New Roman"/>
          <w:lang w:val="en-IN"/>
        </w:rPr>
        <w:t>df</w:t>
      </w:r>
      <w:proofErr w:type="spellEnd"/>
      <w:r w:rsidRPr="005000C9">
        <w:rPr>
          <w:rFonts w:ascii="Times" w:hAnsi="Times" w:cs="Times New Roman"/>
          <w:lang w:val="en-IN"/>
        </w:rPr>
        <w:t>=31, asymptotic p=9.9×10^-17; simulated p=5×10^-5 due sparse cells), with Cramér’s V=0.42 (moderate-to-large association). North-eastern states showed high completion rates: Nagaland 91.3% (21/23), Manipur 80.0% (20/25), Mizoram 80.0% (12/15), and Meghalaya 72.4% (21/29). Telangana contributed the largest absolute number of completers (n=49), followed by Punjab (n=26) and Arunachal Pradesh (n=25). In contrast, Gujarat had low completion (8.3%, 5/60), while Andhra Pradesh (18.2%, 2/11), Jammu and Kashmir (20.0%, 2/10), and Uttarakhand (23.5%, 8/34) were all below 25%. Seven states/territories had fewer than 10 total respondents; these estimates should therefore be interpreted cautiously.</w:t>
      </w:r>
    </w:p>
    <w:p w14:paraId="6E84CF52" w14:textId="0AB96F8F" w:rsidR="004A2AF7" w:rsidRPr="00C24040" w:rsidRDefault="00E93583" w:rsidP="005000C9">
      <w:pPr>
        <w:spacing w:line="276" w:lineRule="auto"/>
        <w:jc w:val="both"/>
        <w:rPr>
          <w:rFonts w:ascii="Times New Roman" w:hAnsi="Times New Roman" w:cs="Times New Roman"/>
        </w:rPr>
      </w:pPr>
      <w:r>
        <w:rPr>
          <w:rFonts w:ascii="Times" w:hAnsi="Times" w:cs="Times New Roman"/>
        </w:rPr>
        <w:br/>
      </w:r>
    </w:p>
    <w:p w14:paraId="78126FCD" w14:textId="6A371514" w:rsidR="004A2AF7" w:rsidRPr="00C24040" w:rsidRDefault="004A2AF7" w:rsidP="00922CED">
      <w:pPr>
        <w:spacing w:line="276" w:lineRule="auto"/>
        <w:jc w:val="both"/>
        <w:rPr>
          <w:rFonts w:ascii="Times New Roman" w:hAnsi="Times New Roman" w:cs="Times New Roman"/>
          <w:b/>
          <w:bCs/>
        </w:rPr>
      </w:pPr>
      <w:r w:rsidRPr="00C24040">
        <w:rPr>
          <w:rFonts w:ascii="Times New Roman" w:hAnsi="Times New Roman" w:cs="Times New Roman"/>
          <w:b/>
          <w:bCs/>
        </w:rPr>
        <w:t xml:space="preserve">Barriers </w:t>
      </w:r>
      <w:r w:rsidR="00E32B8A" w:rsidRPr="00C24040">
        <w:rPr>
          <w:rFonts w:ascii="Times New Roman" w:hAnsi="Times New Roman" w:cs="Times New Roman"/>
          <w:b/>
          <w:bCs/>
        </w:rPr>
        <w:t>faced by OSC counsellors when</w:t>
      </w:r>
      <w:r w:rsidRPr="00C24040">
        <w:rPr>
          <w:rFonts w:ascii="Times New Roman" w:hAnsi="Times New Roman" w:cs="Times New Roman"/>
          <w:b/>
          <w:bCs/>
        </w:rPr>
        <w:t xml:space="preserve"> assessing women with GBV</w:t>
      </w:r>
      <w:r w:rsidR="00382EB9" w:rsidRPr="00C24040">
        <w:rPr>
          <w:rFonts w:ascii="Times New Roman" w:hAnsi="Times New Roman" w:cs="Times New Roman"/>
          <w:b/>
          <w:bCs/>
        </w:rPr>
        <w:t xml:space="preserve"> (Pre-training)</w:t>
      </w:r>
      <w:r w:rsidR="00303765">
        <w:rPr>
          <w:rFonts w:ascii="Times New Roman" w:hAnsi="Times New Roman" w:cs="Times New Roman"/>
          <w:b/>
          <w:bCs/>
        </w:rPr>
        <w:br/>
      </w:r>
    </w:p>
    <w:p w14:paraId="765804C7"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b/>
          <w:bCs/>
        </w:rPr>
        <w:t xml:space="preserve">Table </w:t>
      </w:r>
      <w:r w:rsidR="00BC3996" w:rsidRPr="00C24040">
        <w:rPr>
          <w:rFonts w:ascii="Times New Roman" w:hAnsi="Times New Roman" w:cs="Times New Roman"/>
          <w:b/>
          <w:bCs/>
        </w:rPr>
        <w:t>2</w:t>
      </w:r>
      <w:r w:rsidRPr="00C24040">
        <w:rPr>
          <w:rFonts w:ascii="Times New Roman" w:hAnsi="Times New Roman" w:cs="Times New Roman"/>
        </w:rPr>
        <w:t xml:space="preserve"> -</w:t>
      </w:r>
      <w:r w:rsidR="00382EB9" w:rsidRPr="00C24040">
        <w:rPr>
          <w:rFonts w:ascii="Times New Roman" w:hAnsi="Times New Roman" w:cs="Times New Roman"/>
        </w:rPr>
        <w:t xml:space="preserve"> D</w:t>
      </w:r>
      <w:r w:rsidRPr="00C24040">
        <w:rPr>
          <w:rFonts w:ascii="Times New Roman" w:hAnsi="Times New Roman" w:cs="Times New Roman"/>
        </w:rPr>
        <w:t>epicts the various barriers the OSC counsellors have faced while assessing women with GBV</w:t>
      </w:r>
      <w:r w:rsidRPr="00C24040">
        <w:rPr>
          <w:rFonts w:ascii="Times New Roman" w:hAnsi="Times New Roman" w:cs="Times New Roman"/>
        </w:rPr>
        <w:tab/>
      </w:r>
    </w:p>
    <w:tbl>
      <w:tblPr>
        <w:tblStyle w:val="TableGrid"/>
        <w:tblW w:w="9785" w:type="dxa"/>
        <w:tblLook w:val="04A0" w:firstRow="1" w:lastRow="0" w:firstColumn="1" w:lastColumn="0" w:noHBand="0" w:noVBand="1"/>
      </w:tblPr>
      <w:tblGrid>
        <w:gridCol w:w="6291"/>
        <w:gridCol w:w="1747"/>
        <w:gridCol w:w="1747"/>
      </w:tblGrid>
      <w:tr w:rsidR="00091A08" w:rsidRPr="00C24040" w14:paraId="69781515" w14:textId="36A88B49" w:rsidTr="007B15C9">
        <w:trPr>
          <w:trHeight w:val="393"/>
        </w:trPr>
        <w:tc>
          <w:tcPr>
            <w:tcW w:w="6291" w:type="dxa"/>
          </w:tcPr>
          <w:p w14:paraId="29BC497E"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Statements on barriers faced by the OSC counsellors</w:t>
            </w:r>
          </w:p>
        </w:tc>
        <w:tc>
          <w:tcPr>
            <w:tcW w:w="1747" w:type="dxa"/>
          </w:tcPr>
          <w:p w14:paraId="375C42B6" w14:textId="0925C28C"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 (%)</w:t>
            </w:r>
            <w:r w:rsidR="00275530">
              <w:rPr>
                <w:rFonts w:ascii="Times New Roman" w:hAnsi="Times New Roman" w:cs="Times New Roman"/>
              </w:rPr>
              <w:t xml:space="preserve"> Pre assessment</w:t>
            </w:r>
          </w:p>
        </w:tc>
        <w:tc>
          <w:tcPr>
            <w:tcW w:w="1747" w:type="dxa"/>
          </w:tcPr>
          <w:p w14:paraId="7AF440F7" w14:textId="5E94FF38"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w:t>
            </w:r>
            <w:r w:rsidR="00275530">
              <w:rPr>
                <w:rFonts w:ascii="Times New Roman" w:hAnsi="Times New Roman" w:cs="Times New Roman"/>
              </w:rPr>
              <w:t xml:space="preserve"> Post assessment</w:t>
            </w:r>
          </w:p>
        </w:tc>
      </w:tr>
      <w:tr w:rsidR="00091A08" w:rsidRPr="00C24040" w14:paraId="445BC835" w14:textId="076D2E95" w:rsidTr="007B15C9">
        <w:trPr>
          <w:trHeight w:val="393"/>
        </w:trPr>
        <w:tc>
          <w:tcPr>
            <w:tcW w:w="6291" w:type="dxa"/>
          </w:tcPr>
          <w:p w14:paraId="3ECDC615"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Concerns about legal issues</w:t>
            </w:r>
          </w:p>
        </w:tc>
        <w:tc>
          <w:tcPr>
            <w:tcW w:w="1747" w:type="dxa"/>
          </w:tcPr>
          <w:p w14:paraId="7734EC57"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116(32%)</w:t>
            </w:r>
          </w:p>
        </w:tc>
        <w:tc>
          <w:tcPr>
            <w:tcW w:w="1747" w:type="dxa"/>
          </w:tcPr>
          <w:p w14:paraId="02A0BE82" w14:textId="1F858E83"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100 (27.6%)</w:t>
            </w:r>
          </w:p>
        </w:tc>
      </w:tr>
      <w:tr w:rsidR="00091A08" w:rsidRPr="00C24040" w14:paraId="73EF4105" w14:textId="6BB9336D" w:rsidTr="007B15C9">
        <w:trPr>
          <w:trHeight w:val="801"/>
        </w:trPr>
        <w:tc>
          <w:tcPr>
            <w:tcW w:w="6291" w:type="dxa"/>
          </w:tcPr>
          <w:p w14:paraId="101C63D0"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Not adequately trained to assess women who have faced Intimate Partner Violence</w:t>
            </w:r>
          </w:p>
        </w:tc>
        <w:tc>
          <w:tcPr>
            <w:tcW w:w="1747" w:type="dxa"/>
          </w:tcPr>
          <w:p w14:paraId="2C2DCBC6"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105(29%)</w:t>
            </w:r>
          </w:p>
        </w:tc>
        <w:tc>
          <w:tcPr>
            <w:tcW w:w="1747" w:type="dxa"/>
          </w:tcPr>
          <w:p w14:paraId="3AF6D144" w14:textId="5FBD4AB0"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74 (20.4%)</w:t>
            </w:r>
          </w:p>
        </w:tc>
      </w:tr>
      <w:tr w:rsidR="00091A08" w:rsidRPr="00C24040" w14:paraId="4D0AD14F" w14:textId="29C6E111" w:rsidTr="007B15C9">
        <w:trPr>
          <w:trHeight w:val="393"/>
        </w:trPr>
        <w:tc>
          <w:tcPr>
            <w:tcW w:w="6291" w:type="dxa"/>
          </w:tcPr>
          <w:p w14:paraId="3C9E51B4"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Not adequately trained to assess women who have faced sexual Violence</w:t>
            </w:r>
          </w:p>
        </w:tc>
        <w:tc>
          <w:tcPr>
            <w:tcW w:w="1747" w:type="dxa"/>
          </w:tcPr>
          <w:p w14:paraId="20B14E05"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99(27.3%)</w:t>
            </w:r>
          </w:p>
        </w:tc>
        <w:tc>
          <w:tcPr>
            <w:tcW w:w="1747" w:type="dxa"/>
          </w:tcPr>
          <w:p w14:paraId="4DB507F7" w14:textId="53F0E1C5"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74 (20.4%)</w:t>
            </w:r>
          </w:p>
        </w:tc>
      </w:tr>
      <w:tr w:rsidR="00091A08" w:rsidRPr="00C24040" w14:paraId="125C47C4" w14:textId="34FF70D0" w:rsidTr="007B15C9">
        <w:trPr>
          <w:trHeight w:val="407"/>
        </w:trPr>
        <w:tc>
          <w:tcPr>
            <w:tcW w:w="6291" w:type="dxa"/>
          </w:tcPr>
          <w:p w14:paraId="330CA615"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Not adequately trained to assess women who have faced Domestic Violence</w:t>
            </w:r>
          </w:p>
        </w:tc>
        <w:tc>
          <w:tcPr>
            <w:tcW w:w="1747" w:type="dxa"/>
          </w:tcPr>
          <w:p w14:paraId="074C3A11"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88(24.3%)</w:t>
            </w:r>
          </w:p>
        </w:tc>
        <w:tc>
          <w:tcPr>
            <w:tcW w:w="1747" w:type="dxa"/>
          </w:tcPr>
          <w:p w14:paraId="4697AC7C" w14:textId="65EBDB6B"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56 (15.5%)</w:t>
            </w:r>
          </w:p>
        </w:tc>
      </w:tr>
      <w:tr w:rsidR="00091A08" w:rsidRPr="00C24040" w14:paraId="3F10F12C" w14:textId="43C0F17B" w:rsidTr="007B15C9">
        <w:trPr>
          <w:trHeight w:val="393"/>
        </w:trPr>
        <w:tc>
          <w:tcPr>
            <w:tcW w:w="6291" w:type="dxa"/>
          </w:tcPr>
          <w:p w14:paraId="7939D668"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They are not likely to change their situation</w:t>
            </w:r>
            <w:r w:rsidRPr="00C24040">
              <w:rPr>
                <w:rFonts w:ascii="Times New Roman" w:hAnsi="Times New Roman" w:cs="Times New Roman"/>
              </w:rPr>
              <w:tab/>
            </w:r>
          </w:p>
        </w:tc>
        <w:tc>
          <w:tcPr>
            <w:tcW w:w="1747" w:type="dxa"/>
          </w:tcPr>
          <w:p w14:paraId="3AE35A6E"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70(19.3%)</w:t>
            </w:r>
          </w:p>
        </w:tc>
        <w:tc>
          <w:tcPr>
            <w:tcW w:w="1747" w:type="dxa"/>
          </w:tcPr>
          <w:p w14:paraId="5BFCCCC1" w14:textId="56CFEED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58 (16%)</w:t>
            </w:r>
          </w:p>
        </w:tc>
      </w:tr>
      <w:tr w:rsidR="00091A08" w:rsidRPr="00C24040" w14:paraId="058AED5F" w14:textId="0C47F67C" w:rsidTr="007B15C9">
        <w:trPr>
          <w:trHeight w:val="801"/>
        </w:trPr>
        <w:tc>
          <w:tcPr>
            <w:tcW w:w="6291" w:type="dxa"/>
          </w:tcPr>
          <w:p w14:paraId="0800FC34"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Afraid that you will offend or upset the women if you ask too much about violence at home</w:t>
            </w:r>
          </w:p>
        </w:tc>
        <w:tc>
          <w:tcPr>
            <w:tcW w:w="1747" w:type="dxa"/>
          </w:tcPr>
          <w:p w14:paraId="28D81ADA"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59(16.3%)</w:t>
            </w:r>
          </w:p>
        </w:tc>
        <w:tc>
          <w:tcPr>
            <w:tcW w:w="1747" w:type="dxa"/>
          </w:tcPr>
          <w:p w14:paraId="3FC7BBE1" w14:textId="0B870BA8"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61 (17%)</w:t>
            </w:r>
          </w:p>
        </w:tc>
      </w:tr>
      <w:tr w:rsidR="00091A08" w:rsidRPr="00C24040" w14:paraId="61D9AC9E" w14:textId="6C7F6F7E" w:rsidTr="007B15C9">
        <w:trPr>
          <w:trHeight w:val="393"/>
        </w:trPr>
        <w:tc>
          <w:tcPr>
            <w:tcW w:w="6291" w:type="dxa"/>
          </w:tcPr>
          <w:p w14:paraId="3DC116A0"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Difficult to interview the woman alone because of a lack of privacy</w:t>
            </w:r>
            <w:r w:rsidRPr="00C24040">
              <w:rPr>
                <w:rFonts w:ascii="Times New Roman" w:hAnsi="Times New Roman" w:cs="Times New Roman"/>
              </w:rPr>
              <w:tab/>
            </w:r>
          </w:p>
        </w:tc>
        <w:tc>
          <w:tcPr>
            <w:tcW w:w="1747" w:type="dxa"/>
          </w:tcPr>
          <w:p w14:paraId="338DCC0C"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44(12.2%)</w:t>
            </w:r>
          </w:p>
        </w:tc>
        <w:tc>
          <w:tcPr>
            <w:tcW w:w="1747" w:type="dxa"/>
          </w:tcPr>
          <w:p w14:paraId="6FE51CEC" w14:textId="26F25093"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39 (10.8%)</w:t>
            </w:r>
          </w:p>
        </w:tc>
      </w:tr>
      <w:tr w:rsidR="00091A08" w:rsidRPr="00C24040" w14:paraId="1D54A447" w14:textId="43937628" w:rsidTr="007B15C9">
        <w:trPr>
          <w:trHeight w:val="393"/>
        </w:trPr>
        <w:tc>
          <w:tcPr>
            <w:tcW w:w="6291" w:type="dxa"/>
          </w:tcPr>
          <w:p w14:paraId="76C01571"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lastRenderedPageBreak/>
              <w:t>Not having enough time to assess women</w:t>
            </w:r>
          </w:p>
        </w:tc>
        <w:tc>
          <w:tcPr>
            <w:tcW w:w="1747" w:type="dxa"/>
          </w:tcPr>
          <w:p w14:paraId="42038D68"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44(12.2%)</w:t>
            </w:r>
          </w:p>
        </w:tc>
        <w:tc>
          <w:tcPr>
            <w:tcW w:w="1747" w:type="dxa"/>
          </w:tcPr>
          <w:p w14:paraId="0B28B014" w14:textId="19F81306"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67 (18.5%)</w:t>
            </w:r>
          </w:p>
        </w:tc>
      </w:tr>
      <w:tr w:rsidR="00091A08" w:rsidRPr="00C24040" w14:paraId="3C5392F2" w14:textId="32F7B70C" w:rsidTr="007B15C9">
        <w:trPr>
          <w:trHeight w:val="407"/>
        </w:trPr>
        <w:tc>
          <w:tcPr>
            <w:tcW w:w="6291" w:type="dxa"/>
          </w:tcPr>
          <w:p w14:paraId="532EF4EF"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Not aware of resources/places to refer women facing violence</w:t>
            </w:r>
            <w:r w:rsidRPr="00C24040">
              <w:rPr>
                <w:rFonts w:ascii="Times New Roman" w:hAnsi="Times New Roman" w:cs="Times New Roman"/>
              </w:rPr>
              <w:tab/>
            </w:r>
          </w:p>
        </w:tc>
        <w:tc>
          <w:tcPr>
            <w:tcW w:w="1747" w:type="dxa"/>
          </w:tcPr>
          <w:p w14:paraId="4B77570E"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43(12%)</w:t>
            </w:r>
          </w:p>
        </w:tc>
        <w:tc>
          <w:tcPr>
            <w:tcW w:w="1747" w:type="dxa"/>
          </w:tcPr>
          <w:p w14:paraId="643621A5" w14:textId="451B9F19"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26 (7.2%)</w:t>
            </w:r>
          </w:p>
        </w:tc>
      </w:tr>
      <w:tr w:rsidR="00091A08" w:rsidRPr="00C24040" w14:paraId="3E0026D1" w14:textId="0BB5B26D" w:rsidTr="007B15C9">
        <w:trPr>
          <w:trHeight w:val="393"/>
        </w:trPr>
        <w:tc>
          <w:tcPr>
            <w:tcW w:w="6291" w:type="dxa"/>
          </w:tcPr>
          <w:p w14:paraId="6D39261A"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Feel helpless when assisting women facing violence</w:t>
            </w:r>
          </w:p>
        </w:tc>
        <w:tc>
          <w:tcPr>
            <w:tcW w:w="1747" w:type="dxa"/>
          </w:tcPr>
          <w:p w14:paraId="4477ABA1"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32(8.8%)</w:t>
            </w:r>
          </w:p>
        </w:tc>
        <w:tc>
          <w:tcPr>
            <w:tcW w:w="1747" w:type="dxa"/>
          </w:tcPr>
          <w:p w14:paraId="548AC043" w14:textId="6E82AEDB"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27 (7.5%)</w:t>
            </w:r>
          </w:p>
        </w:tc>
      </w:tr>
      <w:tr w:rsidR="00091A08" w:rsidRPr="00C24040" w14:paraId="41DBBEBD" w14:textId="69FE9AD0" w:rsidTr="007B15C9">
        <w:trPr>
          <w:trHeight w:val="393"/>
        </w:trPr>
        <w:tc>
          <w:tcPr>
            <w:tcW w:w="6291" w:type="dxa"/>
          </w:tcPr>
          <w:p w14:paraId="26DDE5E9"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Don't know how to handle sessions if the perpetrator is also present</w:t>
            </w:r>
            <w:r w:rsidRPr="00C24040">
              <w:rPr>
                <w:rFonts w:ascii="Times New Roman" w:hAnsi="Times New Roman" w:cs="Times New Roman"/>
              </w:rPr>
              <w:tab/>
            </w:r>
          </w:p>
        </w:tc>
        <w:tc>
          <w:tcPr>
            <w:tcW w:w="1747" w:type="dxa"/>
          </w:tcPr>
          <w:p w14:paraId="29C9E826" w14:textId="77777777"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25(6.9%)</w:t>
            </w:r>
          </w:p>
        </w:tc>
        <w:tc>
          <w:tcPr>
            <w:tcW w:w="1747" w:type="dxa"/>
          </w:tcPr>
          <w:p w14:paraId="6785FA8C" w14:textId="0B728C66" w:rsidR="00091A08" w:rsidRPr="00C24040" w:rsidRDefault="00091A08" w:rsidP="00922CED">
            <w:pPr>
              <w:spacing w:line="276" w:lineRule="auto"/>
              <w:jc w:val="both"/>
              <w:rPr>
                <w:rFonts w:ascii="Times New Roman" w:hAnsi="Times New Roman" w:cs="Times New Roman"/>
              </w:rPr>
            </w:pPr>
            <w:r w:rsidRPr="00C24040">
              <w:rPr>
                <w:rFonts w:ascii="Times New Roman" w:hAnsi="Times New Roman" w:cs="Times New Roman"/>
              </w:rPr>
              <w:t>28 (7.7%)</w:t>
            </w:r>
          </w:p>
        </w:tc>
      </w:tr>
    </w:tbl>
    <w:p w14:paraId="263136B2" w14:textId="77777777" w:rsidR="004A2AF7" w:rsidRPr="00C24040" w:rsidRDefault="004A2AF7" w:rsidP="00922CED">
      <w:pPr>
        <w:spacing w:line="276" w:lineRule="auto"/>
        <w:jc w:val="both"/>
        <w:rPr>
          <w:rFonts w:ascii="Times New Roman" w:hAnsi="Times New Roman" w:cs="Times New Roman"/>
        </w:rPr>
      </w:pPr>
    </w:p>
    <w:p w14:paraId="490C22EE" w14:textId="77777777" w:rsidR="004A2AF7" w:rsidRPr="00C24040" w:rsidRDefault="004A2AF7" w:rsidP="00922CED">
      <w:pPr>
        <w:spacing w:line="276" w:lineRule="auto"/>
        <w:jc w:val="both"/>
        <w:rPr>
          <w:rFonts w:ascii="Times New Roman" w:hAnsi="Times New Roman" w:cs="Times New Roman"/>
        </w:rPr>
      </w:pPr>
    </w:p>
    <w:p w14:paraId="71A4DD40" w14:textId="223E4DF0" w:rsidR="004A2AF7" w:rsidRPr="00C24040" w:rsidRDefault="00E32B8A" w:rsidP="00922CED">
      <w:pPr>
        <w:spacing w:line="276" w:lineRule="auto"/>
        <w:jc w:val="both"/>
        <w:rPr>
          <w:rFonts w:ascii="Times New Roman" w:hAnsi="Times New Roman" w:cs="Times New Roman"/>
          <w:b/>
          <w:bCs/>
        </w:rPr>
      </w:pPr>
      <w:r w:rsidRPr="00C24040">
        <w:rPr>
          <w:rFonts w:ascii="Times New Roman" w:hAnsi="Times New Roman" w:cs="Times New Roman"/>
          <w:b/>
          <w:bCs/>
        </w:rPr>
        <w:t xml:space="preserve">Perceived </w:t>
      </w:r>
      <w:r w:rsidR="00DA701C" w:rsidRPr="00C24040">
        <w:rPr>
          <w:rFonts w:ascii="Times New Roman" w:hAnsi="Times New Roman" w:cs="Times New Roman"/>
          <w:b/>
          <w:bCs/>
        </w:rPr>
        <w:t>confidence in</w:t>
      </w:r>
      <w:r w:rsidRPr="00C24040">
        <w:rPr>
          <w:rFonts w:ascii="Times New Roman" w:hAnsi="Times New Roman" w:cs="Times New Roman"/>
          <w:b/>
          <w:bCs/>
        </w:rPr>
        <w:t xml:space="preserve"> assessing and addressing GBV</w:t>
      </w:r>
    </w:p>
    <w:p w14:paraId="5CC8C374"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There were 15 questions on assessing confidence levels in the pre-and post-assessment, which were evaluated using a Likert scale ranging from very low to very high. </w:t>
      </w:r>
    </w:p>
    <w:p w14:paraId="156845FA" w14:textId="77777777" w:rsidR="005A08B8" w:rsidRDefault="005A08B8" w:rsidP="00922CED">
      <w:pPr>
        <w:spacing w:line="276" w:lineRule="auto"/>
        <w:jc w:val="both"/>
        <w:rPr>
          <w:ins w:id="4" w:author="Ellie Vaiphei" w:date="2024-12-21T15:43:00Z"/>
          <w:rFonts w:ascii="Times New Roman" w:hAnsi="Times New Roman" w:cs="Times New Roman"/>
          <w:b/>
          <w:bCs/>
        </w:rPr>
      </w:pPr>
    </w:p>
    <w:p w14:paraId="1CFF25DD" w14:textId="73D38A29"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b/>
          <w:bCs/>
        </w:rPr>
        <w:t xml:space="preserve">Table </w:t>
      </w:r>
      <w:r w:rsidR="00BC3996" w:rsidRPr="00C24040">
        <w:rPr>
          <w:rFonts w:ascii="Times New Roman" w:hAnsi="Times New Roman" w:cs="Times New Roman"/>
          <w:b/>
          <w:bCs/>
        </w:rPr>
        <w:t xml:space="preserve">3 </w:t>
      </w:r>
      <w:r w:rsidRPr="00C24040">
        <w:rPr>
          <w:rFonts w:ascii="Times New Roman" w:hAnsi="Times New Roman" w:cs="Times New Roman"/>
          <w:b/>
          <w:bCs/>
        </w:rPr>
        <w:t>-</w:t>
      </w:r>
      <w:r w:rsidRPr="00C24040">
        <w:rPr>
          <w:rFonts w:ascii="Times New Roman" w:hAnsi="Times New Roman" w:cs="Times New Roman"/>
        </w:rPr>
        <w:t xml:space="preserve"> shows the total confidence levels and specific analysis in assessing various kinds of violence, providing first level interventions, and handling special population</w:t>
      </w:r>
    </w:p>
    <w:tbl>
      <w:tblPr>
        <w:tblStyle w:val="TableGrid"/>
        <w:tblW w:w="9776" w:type="dxa"/>
        <w:tblLook w:val="04A0" w:firstRow="1" w:lastRow="0" w:firstColumn="1" w:lastColumn="0" w:noHBand="0" w:noVBand="1"/>
      </w:tblPr>
      <w:tblGrid>
        <w:gridCol w:w="4248"/>
        <w:gridCol w:w="1984"/>
        <w:gridCol w:w="1843"/>
        <w:gridCol w:w="1701"/>
      </w:tblGrid>
      <w:tr w:rsidR="004A2AF7" w:rsidRPr="00C24040" w14:paraId="6DB4B7CC" w14:textId="77777777" w:rsidTr="00EF55FB">
        <w:tc>
          <w:tcPr>
            <w:tcW w:w="4248" w:type="dxa"/>
          </w:tcPr>
          <w:p w14:paraId="035C5845" w14:textId="77777777" w:rsidR="004A2AF7" w:rsidRPr="00C24040" w:rsidRDefault="004A2AF7" w:rsidP="00922CED">
            <w:pPr>
              <w:spacing w:line="276" w:lineRule="auto"/>
              <w:jc w:val="both"/>
              <w:rPr>
                <w:rFonts w:ascii="Times New Roman" w:hAnsi="Times New Roman" w:cs="Times New Roman"/>
              </w:rPr>
            </w:pPr>
          </w:p>
        </w:tc>
        <w:tc>
          <w:tcPr>
            <w:tcW w:w="1984" w:type="dxa"/>
          </w:tcPr>
          <w:p w14:paraId="08B2FF66"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Pre-assessment Mean (SD)</w:t>
            </w:r>
          </w:p>
        </w:tc>
        <w:tc>
          <w:tcPr>
            <w:tcW w:w="1843" w:type="dxa"/>
          </w:tcPr>
          <w:p w14:paraId="55FCA599"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Post assessment Mean (SD)</w:t>
            </w:r>
          </w:p>
        </w:tc>
        <w:tc>
          <w:tcPr>
            <w:tcW w:w="1701" w:type="dxa"/>
          </w:tcPr>
          <w:p w14:paraId="5869CB9A"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p-value </w:t>
            </w:r>
          </w:p>
        </w:tc>
      </w:tr>
      <w:tr w:rsidR="004A2AF7" w:rsidRPr="00C24040" w14:paraId="2C26428A" w14:textId="77777777" w:rsidTr="00EF55FB">
        <w:tc>
          <w:tcPr>
            <w:tcW w:w="4248" w:type="dxa"/>
          </w:tcPr>
          <w:p w14:paraId="48FBF9AE"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Total confidence levels (N=317)</w:t>
            </w:r>
          </w:p>
        </w:tc>
        <w:tc>
          <w:tcPr>
            <w:tcW w:w="1984" w:type="dxa"/>
          </w:tcPr>
          <w:p w14:paraId="05A669B2"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55.86 (9.17)</w:t>
            </w:r>
          </w:p>
        </w:tc>
        <w:tc>
          <w:tcPr>
            <w:tcW w:w="1843" w:type="dxa"/>
          </w:tcPr>
          <w:p w14:paraId="5C319134"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58.07(9.36)</w:t>
            </w:r>
          </w:p>
        </w:tc>
        <w:tc>
          <w:tcPr>
            <w:tcW w:w="1701" w:type="dxa"/>
          </w:tcPr>
          <w:p w14:paraId="749C52ED"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&lt;0.001</w:t>
            </w:r>
          </w:p>
        </w:tc>
      </w:tr>
      <w:tr w:rsidR="004A2AF7" w:rsidRPr="00C24040" w14:paraId="4A33A4B7" w14:textId="77777777" w:rsidTr="00EF55FB">
        <w:tc>
          <w:tcPr>
            <w:tcW w:w="4248" w:type="dxa"/>
          </w:tcPr>
          <w:p w14:paraId="52D36619"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In assessing Emotional., physical and sexual violence (N=321)</w:t>
            </w:r>
          </w:p>
        </w:tc>
        <w:tc>
          <w:tcPr>
            <w:tcW w:w="1984" w:type="dxa"/>
          </w:tcPr>
          <w:p w14:paraId="1300AF3E"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11.82 (1.99)</w:t>
            </w:r>
          </w:p>
        </w:tc>
        <w:tc>
          <w:tcPr>
            <w:tcW w:w="1843" w:type="dxa"/>
          </w:tcPr>
          <w:p w14:paraId="1C4F8F0E"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12.12(2.13)</w:t>
            </w:r>
          </w:p>
        </w:tc>
        <w:tc>
          <w:tcPr>
            <w:tcW w:w="1701" w:type="dxa"/>
          </w:tcPr>
          <w:p w14:paraId="332FC209"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0.013</w:t>
            </w:r>
          </w:p>
        </w:tc>
      </w:tr>
      <w:tr w:rsidR="004A2AF7" w:rsidRPr="00C24040" w14:paraId="1A9E8268" w14:textId="77777777" w:rsidTr="00EF55FB">
        <w:tc>
          <w:tcPr>
            <w:tcW w:w="4248" w:type="dxa"/>
          </w:tcPr>
          <w:p w14:paraId="3A42EB54"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In making a safety plan and providing first-level interventions(N=319)</w:t>
            </w:r>
          </w:p>
        </w:tc>
        <w:tc>
          <w:tcPr>
            <w:tcW w:w="1984" w:type="dxa"/>
          </w:tcPr>
          <w:p w14:paraId="344AD01B"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15.27 (2.52)</w:t>
            </w:r>
          </w:p>
        </w:tc>
        <w:tc>
          <w:tcPr>
            <w:tcW w:w="1843" w:type="dxa"/>
          </w:tcPr>
          <w:p w14:paraId="351E6670"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15.91(2.51)</w:t>
            </w:r>
          </w:p>
        </w:tc>
        <w:tc>
          <w:tcPr>
            <w:tcW w:w="1701" w:type="dxa"/>
          </w:tcPr>
          <w:p w14:paraId="6A4CAD3A"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&lt;0.001</w:t>
            </w:r>
          </w:p>
        </w:tc>
      </w:tr>
      <w:tr w:rsidR="004A2AF7" w:rsidRPr="00C24040" w14:paraId="7F4FEEA1" w14:textId="77777777" w:rsidTr="00EF55FB">
        <w:tc>
          <w:tcPr>
            <w:tcW w:w="4248" w:type="dxa"/>
          </w:tcPr>
          <w:p w14:paraId="4DFD9EAE" w14:textId="4480DD8E"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In handling special population </w:t>
            </w:r>
            <w:r w:rsidR="00382EB9" w:rsidRPr="00C24040">
              <w:rPr>
                <w:rFonts w:ascii="Times New Roman" w:hAnsi="Times New Roman" w:cs="Times New Roman"/>
              </w:rPr>
              <w:t xml:space="preserve">(pregnant women, elderly women, women disclosing child sexual abuse, women disclosing suicidal thoughts, women with anxiety/depression/or severe mental illnesses) </w:t>
            </w:r>
            <w:r w:rsidRPr="00C24040">
              <w:rPr>
                <w:rFonts w:ascii="Times New Roman" w:hAnsi="Times New Roman" w:cs="Times New Roman"/>
              </w:rPr>
              <w:t>(N=321)</w:t>
            </w:r>
          </w:p>
        </w:tc>
        <w:tc>
          <w:tcPr>
            <w:tcW w:w="1984" w:type="dxa"/>
          </w:tcPr>
          <w:p w14:paraId="15BD5D51"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10.95 (2.19)</w:t>
            </w:r>
          </w:p>
        </w:tc>
        <w:tc>
          <w:tcPr>
            <w:tcW w:w="1843" w:type="dxa"/>
          </w:tcPr>
          <w:p w14:paraId="1CB1B9AE"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11.38(2.16)</w:t>
            </w:r>
          </w:p>
        </w:tc>
        <w:tc>
          <w:tcPr>
            <w:tcW w:w="1701" w:type="dxa"/>
          </w:tcPr>
          <w:p w14:paraId="692D0619"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0.001</w:t>
            </w:r>
          </w:p>
        </w:tc>
      </w:tr>
    </w:tbl>
    <w:p w14:paraId="388298DD"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P value using paired t test; p value &lt;0.05 considered as the statistically significant. </w:t>
      </w:r>
    </w:p>
    <w:p w14:paraId="0098BDE8" w14:textId="77777777" w:rsidR="004E4C0B" w:rsidRPr="00C24040" w:rsidRDefault="004E4C0B" w:rsidP="00922CED">
      <w:pPr>
        <w:spacing w:line="276" w:lineRule="auto"/>
        <w:jc w:val="both"/>
        <w:rPr>
          <w:rFonts w:ascii="Times New Roman" w:hAnsi="Times New Roman" w:cs="Times New Roman"/>
          <w:b/>
          <w:bCs/>
        </w:rPr>
      </w:pPr>
    </w:p>
    <w:p w14:paraId="7EBA0FE5" w14:textId="77777777" w:rsidR="004E4C0B" w:rsidRPr="00C24040" w:rsidRDefault="004E4C0B" w:rsidP="00922CED">
      <w:pPr>
        <w:spacing w:line="276" w:lineRule="auto"/>
        <w:jc w:val="both"/>
        <w:rPr>
          <w:rFonts w:ascii="Times New Roman" w:hAnsi="Times New Roman" w:cs="Times New Roman"/>
          <w:b/>
          <w:bCs/>
        </w:rPr>
      </w:pPr>
    </w:p>
    <w:p w14:paraId="4300C13F"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b/>
          <w:bCs/>
        </w:rPr>
        <w:t xml:space="preserve">Table </w:t>
      </w:r>
      <w:r w:rsidR="00BC3996" w:rsidRPr="00C24040">
        <w:rPr>
          <w:rFonts w:ascii="Times New Roman" w:hAnsi="Times New Roman" w:cs="Times New Roman"/>
          <w:b/>
          <w:bCs/>
        </w:rPr>
        <w:t>4 -</w:t>
      </w:r>
      <w:r w:rsidRPr="00C24040">
        <w:rPr>
          <w:rFonts w:ascii="Times New Roman" w:hAnsi="Times New Roman" w:cs="Times New Roman"/>
        </w:rPr>
        <w:t xml:space="preserve"> Shows awareness of GBV, which are self-rated questions using the Likert scale of very low to very high</w:t>
      </w:r>
    </w:p>
    <w:tbl>
      <w:tblPr>
        <w:tblStyle w:val="TableGrid"/>
        <w:tblW w:w="11340" w:type="dxa"/>
        <w:tblInd w:w="-1139" w:type="dxa"/>
        <w:tblLayout w:type="fixed"/>
        <w:tblLook w:val="04A0" w:firstRow="1" w:lastRow="0" w:firstColumn="1" w:lastColumn="0" w:noHBand="0" w:noVBand="1"/>
      </w:tblPr>
      <w:tblGrid>
        <w:gridCol w:w="3544"/>
        <w:gridCol w:w="1134"/>
        <w:gridCol w:w="992"/>
        <w:gridCol w:w="1134"/>
        <w:gridCol w:w="1134"/>
        <w:gridCol w:w="1134"/>
        <w:gridCol w:w="1276"/>
        <w:gridCol w:w="992"/>
      </w:tblGrid>
      <w:tr w:rsidR="004A2AF7" w:rsidRPr="00C24040" w14:paraId="39903E81" w14:textId="77777777" w:rsidTr="00EF55FB">
        <w:trPr>
          <w:trHeight w:val="433"/>
        </w:trPr>
        <w:tc>
          <w:tcPr>
            <w:tcW w:w="3544" w:type="dxa"/>
          </w:tcPr>
          <w:p w14:paraId="0F02796A" w14:textId="77777777" w:rsidR="004A2AF7" w:rsidRPr="00C24040" w:rsidRDefault="004A2AF7" w:rsidP="00922CED">
            <w:pPr>
              <w:spacing w:line="276" w:lineRule="auto"/>
              <w:jc w:val="both"/>
              <w:rPr>
                <w:rFonts w:ascii="Times New Roman" w:hAnsi="Times New Roman" w:cs="Times New Roman"/>
                <w:shd w:val="clear" w:color="auto" w:fill="FFFFFF"/>
              </w:rPr>
            </w:pPr>
          </w:p>
        </w:tc>
        <w:tc>
          <w:tcPr>
            <w:tcW w:w="3260" w:type="dxa"/>
            <w:gridSpan w:val="3"/>
          </w:tcPr>
          <w:p w14:paraId="6CF87DB8"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Pre (N=346)</w:t>
            </w:r>
          </w:p>
        </w:tc>
        <w:tc>
          <w:tcPr>
            <w:tcW w:w="3544" w:type="dxa"/>
            <w:gridSpan w:val="3"/>
          </w:tcPr>
          <w:p w14:paraId="13FBEE1D"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Post (N=327)</w:t>
            </w:r>
          </w:p>
        </w:tc>
        <w:tc>
          <w:tcPr>
            <w:tcW w:w="992" w:type="dxa"/>
          </w:tcPr>
          <w:p w14:paraId="42EA8229" w14:textId="77777777" w:rsidR="004A2AF7" w:rsidRPr="00C24040" w:rsidRDefault="004A2AF7" w:rsidP="00922CED">
            <w:pPr>
              <w:spacing w:line="276" w:lineRule="auto"/>
              <w:jc w:val="both"/>
              <w:rPr>
                <w:rFonts w:ascii="Times New Roman" w:hAnsi="Times New Roman" w:cs="Times New Roman"/>
                <w:shd w:val="clear" w:color="auto" w:fill="FFFFFF"/>
              </w:rPr>
            </w:pPr>
          </w:p>
        </w:tc>
      </w:tr>
      <w:tr w:rsidR="004A2AF7" w:rsidRPr="00C24040" w14:paraId="440D0785" w14:textId="77777777" w:rsidTr="00EF55FB">
        <w:trPr>
          <w:trHeight w:val="883"/>
        </w:trPr>
        <w:tc>
          <w:tcPr>
            <w:tcW w:w="3544" w:type="dxa"/>
          </w:tcPr>
          <w:p w14:paraId="6DBAAC0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 xml:space="preserve">Self-rated questions </w:t>
            </w:r>
          </w:p>
        </w:tc>
        <w:tc>
          <w:tcPr>
            <w:tcW w:w="1134" w:type="dxa"/>
          </w:tcPr>
          <w:p w14:paraId="2D65BE11"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Low N(%)</w:t>
            </w:r>
          </w:p>
        </w:tc>
        <w:tc>
          <w:tcPr>
            <w:tcW w:w="992" w:type="dxa"/>
          </w:tcPr>
          <w:p w14:paraId="33395709"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Average</w:t>
            </w:r>
          </w:p>
          <w:p w14:paraId="39CCCB56"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N(%)</w:t>
            </w:r>
          </w:p>
        </w:tc>
        <w:tc>
          <w:tcPr>
            <w:tcW w:w="1134" w:type="dxa"/>
          </w:tcPr>
          <w:p w14:paraId="00A17EA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High</w:t>
            </w:r>
          </w:p>
          <w:p w14:paraId="4E83BEE7"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N(%)</w:t>
            </w:r>
          </w:p>
        </w:tc>
        <w:tc>
          <w:tcPr>
            <w:tcW w:w="1134" w:type="dxa"/>
          </w:tcPr>
          <w:p w14:paraId="2F3F8AA6"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Low N(%)</w:t>
            </w:r>
          </w:p>
        </w:tc>
        <w:tc>
          <w:tcPr>
            <w:tcW w:w="1134" w:type="dxa"/>
          </w:tcPr>
          <w:p w14:paraId="33B6C25F"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Average</w:t>
            </w:r>
          </w:p>
          <w:p w14:paraId="054B759B"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N(%)</w:t>
            </w:r>
          </w:p>
        </w:tc>
        <w:tc>
          <w:tcPr>
            <w:tcW w:w="1276" w:type="dxa"/>
          </w:tcPr>
          <w:p w14:paraId="3AEB6C8A"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High</w:t>
            </w:r>
          </w:p>
          <w:p w14:paraId="74AFAA91"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N(%)</w:t>
            </w:r>
          </w:p>
        </w:tc>
        <w:tc>
          <w:tcPr>
            <w:tcW w:w="992" w:type="dxa"/>
          </w:tcPr>
          <w:p w14:paraId="122F84F9"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P value</w:t>
            </w:r>
          </w:p>
        </w:tc>
      </w:tr>
      <w:tr w:rsidR="004A2AF7" w:rsidRPr="00C24040" w14:paraId="0E7687E4" w14:textId="77777777" w:rsidTr="00EF55FB">
        <w:trPr>
          <w:trHeight w:val="883"/>
        </w:trPr>
        <w:tc>
          <w:tcPr>
            <w:tcW w:w="3544" w:type="dxa"/>
          </w:tcPr>
          <w:p w14:paraId="42E64299"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rPr>
              <w:t>How much do you feel you know about gender-based violence and intimate partner violence?</w:t>
            </w:r>
          </w:p>
        </w:tc>
        <w:tc>
          <w:tcPr>
            <w:tcW w:w="1134" w:type="dxa"/>
          </w:tcPr>
          <w:p w14:paraId="1695B3C9"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31 (8.95%)</w:t>
            </w:r>
          </w:p>
        </w:tc>
        <w:tc>
          <w:tcPr>
            <w:tcW w:w="992" w:type="dxa"/>
          </w:tcPr>
          <w:p w14:paraId="081EF57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180 (52%)</w:t>
            </w:r>
          </w:p>
        </w:tc>
        <w:tc>
          <w:tcPr>
            <w:tcW w:w="1134" w:type="dxa"/>
          </w:tcPr>
          <w:p w14:paraId="26BADE9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135</w:t>
            </w:r>
          </w:p>
          <w:p w14:paraId="69F95DCE"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(39%)</w:t>
            </w:r>
          </w:p>
        </w:tc>
        <w:tc>
          <w:tcPr>
            <w:tcW w:w="1134" w:type="dxa"/>
          </w:tcPr>
          <w:p w14:paraId="1E908EB7"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9 (2.75%)</w:t>
            </w:r>
          </w:p>
        </w:tc>
        <w:tc>
          <w:tcPr>
            <w:tcW w:w="1134" w:type="dxa"/>
          </w:tcPr>
          <w:p w14:paraId="2ABFC505"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123</w:t>
            </w:r>
          </w:p>
          <w:p w14:paraId="19F60FAF"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 xml:space="preserve">(37.6%) </w:t>
            </w:r>
          </w:p>
        </w:tc>
        <w:tc>
          <w:tcPr>
            <w:tcW w:w="1276" w:type="dxa"/>
          </w:tcPr>
          <w:p w14:paraId="0FC46F4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195 (59.63%)</w:t>
            </w:r>
          </w:p>
        </w:tc>
        <w:tc>
          <w:tcPr>
            <w:tcW w:w="992" w:type="dxa"/>
          </w:tcPr>
          <w:p w14:paraId="7DED2A2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&lt;0.001</w:t>
            </w:r>
          </w:p>
        </w:tc>
      </w:tr>
      <w:tr w:rsidR="004A2AF7" w:rsidRPr="00C24040" w14:paraId="23EBEBA5" w14:textId="77777777" w:rsidTr="00EF55FB">
        <w:trPr>
          <w:trHeight w:val="433"/>
        </w:trPr>
        <w:tc>
          <w:tcPr>
            <w:tcW w:w="3544" w:type="dxa"/>
          </w:tcPr>
          <w:p w14:paraId="7447DD0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rPr>
              <w:t xml:space="preserve">How would you rate your awareness about local resources in </w:t>
            </w:r>
            <w:r w:rsidRPr="00C24040">
              <w:rPr>
                <w:rFonts w:ascii="Times New Roman" w:hAnsi="Times New Roman" w:cs="Times New Roman"/>
              </w:rPr>
              <w:lastRenderedPageBreak/>
              <w:t>the community for women facing GBV?</w:t>
            </w:r>
          </w:p>
        </w:tc>
        <w:tc>
          <w:tcPr>
            <w:tcW w:w="1134" w:type="dxa"/>
          </w:tcPr>
          <w:p w14:paraId="03F6BC39"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lastRenderedPageBreak/>
              <w:t>44</w:t>
            </w:r>
          </w:p>
          <w:p w14:paraId="2B9F7B3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(12.71%)</w:t>
            </w:r>
          </w:p>
        </w:tc>
        <w:tc>
          <w:tcPr>
            <w:tcW w:w="992" w:type="dxa"/>
          </w:tcPr>
          <w:p w14:paraId="2046189D"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173 (50%)</w:t>
            </w:r>
          </w:p>
        </w:tc>
        <w:tc>
          <w:tcPr>
            <w:tcW w:w="1134" w:type="dxa"/>
          </w:tcPr>
          <w:p w14:paraId="3C2B04A5"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129 (37.28%)</w:t>
            </w:r>
          </w:p>
        </w:tc>
        <w:tc>
          <w:tcPr>
            <w:tcW w:w="1134" w:type="dxa"/>
          </w:tcPr>
          <w:p w14:paraId="595DFDF7"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17 (5.19%)</w:t>
            </w:r>
          </w:p>
        </w:tc>
        <w:tc>
          <w:tcPr>
            <w:tcW w:w="1134" w:type="dxa"/>
          </w:tcPr>
          <w:p w14:paraId="05E4C646"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121 (37%)</w:t>
            </w:r>
          </w:p>
        </w:tc>
        <w:tc>
          <w:tcPr>
            <w:tcW w:w="1276" w:type="dxa"/>
          </w:tcPr>
          <w:p w14:paraId="3497213B"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189 (57.8%)</w:t>
            </w:r>
          </w:p>
        </w:tc>
        <w:tc>
          <w:tcPr>
            <w:tcW w:w="992" w:type="dxa"/>
          </w:tcPr>
          <w:p w14:paraId="24E297F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&lt;0.001</w:t>
            </w:r>
          </w:p>
        </w:tc>
      </w:tr>
      <w:tr w:rsidR="004A2AF7" w:rsidRPr="00C24040" w14:paraId="2442CE00" w14:textId="77777777" w:rsidTr="00EF55FB">
        <w:trPr>
          <w:trHeight w:val="433"/>
        </w:trPr>
        <w:tc>
          <w:tcPr>
            <w:tcW w:w="3544" w:type="dxa"/>
          </w:tcPr>
          <w:p w14:paraId="2CBBCC6B"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rPr>
              <w:t xml:space="preserve">How would you rate your awareness of mental health issues related to gender-based violence? </w:t>
            </w:r>
          </w:p>
        </w:tc>
        <w:tc>
          <w:tcPr>
            <w:tcW w:w="1134" w:type="dxa"/>
          </w:tcPr>
          <w:p w14:paraId="3B9DF68B"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35 (10.11%)</w:t>
            </w:r>
          </w:p>
        </w:tc>
        <w:tc>
          <w:tcPr>
            <w:tcW w:w="992" w:type="dxa"/>
          </w:tcPr>
          <w:p w14:paraId="36080BE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164</w:t>
            </w:r>
          </w:p>
          <w:p w14:paraId="6DBCD1B0"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(47.4%)</w:t>
            </w:r>
          </w:p>
        </w:tc>
        <w:tc>
          <w:tcPr>
            <w:tcW w:w="1134" w:type="dxa"/>
          </w:tcPr>
          <w:p w14:paraId="7FC53F0D"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147 (42.48%)</w:t>
            </w:r>
          </w:p>
        </w:tc>
        <w:tc>
          <w:tcPr>
            <w:tcW w:w="1134" w:type="dxa"/>
          </w:tcPr>
          <w:p w14:paraId="4D10C823"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14 (4.28%)</w:t>
            </w:r>
          </w:p>
        </w:tc>
        <w:tc>
          <w:tcPr>
            <w:tcW w:w="1134" w:type="dxa"/>
          </w:tcPr>
          <w:p w14:paraId="17DACEA5"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121</w:t>
            </w:r>
          </w:p>
          <w:p w14:paraId="403640F2"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(37%)</w:t>
            </w:r>
          </w:p>
        </w:tc>
        <w:tc>
          <w:tcPr>
            <w:tcW w:w="1276" w:type="dxa"/>
          </w:tcPr>
          <w:p w14:paraId="7C6655CF"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192 (58.71%)</w:t>
            </w:r>
          </w:p>
        </w:tc>
        <w:tc>
          <w:tcPr>
            <w:tcW w:w="992" w:type="dxa"/>
          </w:tcPr>
          <w:p w14:paraId="7CF6D47E"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&lt;0.001</w:t>
            </w:r>
          </w:p>
        </w:tc>
      </w:tr>
    </w:tbl>
    <w:p w14:paraId="31E5A2F4"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  P value using Mc Neymar test; p value &lt;0.05 considered as the statistically significant. </w:t>
      </w:r>
    </w:p>
    <w:p w14:paraId="51A93305" w14:textId="77777777" w:rsidR="004A2AF7" w:rsidRPr="00C24040" w:rsidRDefault="004A2AF7" w:rsidP="00922CED">
      <w:pPr>
        <w:spacing w:line="276" w:lineRule="auto"/>
        <w:jc w:val="both"/>
        <w:rPr>
          <w:rFonts w:ascii="Times New Roman" w:hAnsi="Times New Roman" w:cs="Times New Roman"/>
          <w:shd w:val="clear" w:color="auto" w:fill="FFFFFF"/>
        </w:rPr>
      </w:pPr>
    </w:p>
    <w:p w14:paraId="6317327D"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 xml:space="preserve">The significant </w:t>
      </w:r>
      <w:proofErr w:type="spellStart"/>
      <w:r w:rsidRPr="00C24040">
        <w:rPr>
          <w:rFonts w:ascii="Times New Roman" w:hAnsi="Times New Roman" w:cs="Times New Roman"/>
          <w:shd w:val="clear" w:color="auto" w:fill="FFFFFF"/>
        </w:rPr>
        <w:t>McNemar</w:t>
      </w:r>
      <w:proofErr w:type="spellEnd"/>
      <w:r w:rsidRPr="00C24040">
        <w:rPr>
          <w:rFonts w:ascii="Times New Roman" w:hAnsi="Times New Roman" w:cs="Times New Roman"/>
          <w:shd w:val="clear" w:color="auto" w:fill="FFFFFF"/>
        </w:rPr>
        <w:t xml:space="preserve"> test statistics (p-value &lt; 0.05) suggest significant changes in participants' perceptions or awareness after the intervention for all three questions. In other words, the intervention had a positive impact on participants' knowledge and awareness regarding GBV, local resources, and mental health issues related to GBV.</w:t>
      </w:r>
    </w:p>
    <w:p w14:paraId="0BF8BFED" w14:textId="77777777" w:rsidR="004A2AF7" w:rsidRPr="00C24040" w:rsidRDefault="004A2AF7" w:rsidP="00922CED">
      <w:pPr>
        <w:spacing w:line="276" w:lineRule="auto"/>
        <w:jc w:val="both"/>
        <w:rPr>
          <w:rFonts w:ascii="Times New Roman" w:hAnsi="Times New Roman" w:cs="Times New Roman"/>
          <w:shd w:val="clear" w:color="auto" w:fill="FFFFFF"/>
        </w:rPr>
      </w:pPr>
    </w:p>
    <w:p w14:paraId="0F2EA4BF" w14:textId="77777777" w:rsidR="00DA701C" w:rsidRDefault="00DA701C" w:rsidP="00922CED">
      <w:pPr>
        <w:spacing w:line="276" w:lineRule="auto"/>
        <w:jc w:val="both"/>
        <w:rPr>
          <w:rFonts w:ascii="Times New Roman" w:hAnsi="Times New Roman" w:cs="Times New Roman"/>
          <w:b/>
          <w:bCs/>
          <w:shd w:val="clear" w:color="auto" w:fill="FFFFFF"/>
        </w:rPr>
      </w:pPr>
    </w:p>
    <w:p w14:paraId="60E7AAC2" w14:textId="4B40C767" w:rsidR="004A2AF7" w:rsidRPr="00C24040" w:rsidRDefault="004A2AF7" w:rsidP="00922CED">
      <w:pPr>
        <w:spacing w:line="276" w:lineRule="auto"/>
        <w:jc w:val="both"/>
        <w:rPr>
          <w:rFonts w:ascii="Times New Roman" w:hAnsi="Times New Roman" w:cs="Times New Roman"/>
          <w:b/>
          <w:bCs/>
          <w:shd w:val="clear" w:color="auto" w:fill="FFFFFF"/>
        </w:rPr>
      </w:pPr>
      <w:r w:rsidRPr="00C24040">
        <w:rPr>
          <w:rFonts w:ascii="Times New Roman" w:hAnsi="Times New Roman" w:cs="Times New Roman"/>
          <w:b/>
          <w:bCs/>
          <w:shd w:val="clear" w:color="auto" w:fill="FFFFFF"/>
        </w:rPr>
        <w:t xml:space="preserve">Changes in knowledge related </w:t>
      </w:r>
      <w:r w:rsidR="004E4C0B" w:rsidRPr="00C24040">
        <w:rPr>
          <w:rFonts w:ascii="Times New Roman" w:hAnsi="Times New Roman" w:cs="Times New Roman"/>
          <w:b/>
          <w:bCs/>
          <w:shd w:val="clear" w:color="auto" w:fill="FFFFFF"/>
        </w:rPr>
        <w:t xml:space="preserve">to </w:t>
      </w:r>
      <w:r w:rsidRPr="00C24040">
        <w:rPr>
          <w:rFonts w:ascii="Times New Roman" w:hAnsi="Times New Roman" w:cs="Times New Roman"/>
          <w:b/>
          <w:bCs/>
          <w:shd w:val="clear" w:color="auto" w:fill="FFFFFF"/>
        </w:rPr>
        <w:t>IPV</w:t>
      </w:r>
    </w:p>
    <w:p w14:paraId="328EAF24" w14:textId="77777777" w:rsidR="004A2AF7" w:rsidRPr="00C24040" w:rsidRDefault="004A2AF7" w:rsidP="00922CED">
      <w:pPr>
        <w:spacing w:line="276" w:lineRule="auto"/>
        <w:jc w:val="both"/>
        <w:rPr>
          <w:rFonts w:ascii="Times New Roman" w:hAnsi="Times New Roman" w:cs="Times New Roman"/>
          <w:shd w:val="clear" w:color="auto" w:fill="FFFFFF"/>
        </w:rPr>
      </w:pPr>
      <w:r w:rsidRPr="00C24040">
        <w:rPr>
          <w:rFonts w:ascii="Times New Roman" w:hAnsi="Times New Roman" w:cs="Times New Roman"/>
          <w:shd w:val="clear" w:color="auto" w:fill="FFFFFF"/>
        </w:rPr>
        <w:t>There were knowledge-based multiple choice and true or false questions, in total 11 questions. The pre-mean score was 7.21±1.70, and post mean score was 7.95±1.67, N=260 [paired t-test: p=&lt;0.001]. There was a significant change in the participants' knowledge. The questions addressed perceptions and legal aspects of GBV. They inquire about knowledge of GBV, awareness of local resources for victims, and understanding of mental health issues related to GBV. They also cover misconceptions about intimate partner violence, legal actions for victims, and reporting obligations for child sexual abuse in India.</w:t>
      </w:r>
    </w:p>
    <w:p w14:paraId="26E1C9AD" w14:textId="77777777" w:rsidR="004A2AF7" w:rsidRPr="00C24040" w:rsidRDefault="004A2AF7" w:rsidP="00922CED">
      <w:pPr>
        <w:spacing w:line="276" w:lineRule="auto"/>
        <w:jc w:val="both"/>
        <w:rPr>
          <w:rFonts w:ascii="Times New Roman" w:hAnsi="Times New Roman" w:cs="Times New Roman"/>
          <w:b/>
          <w:bCs/>
          <w:shd w:val="clear" w:color="auto" w:fill="FFFFFF"/>
        </w:rPr>
      </w:pPr>
    </w:p>
    <w:p w14:paraId="68305D69" w14:textId="77777777" w:rsidR="004A2AF7" w:rsidRPr="00C24040" w:rsidRDefault="004A2AF7" w:rsidP="00922CED">
      <w:pPr>
        <w:spacing w:line="276" w:lineRule="auto"/>
        <w:jc w:val="both"/>
        <w:rPr>
          <w:rFonts w:ascii="Times New Roman" w:hAnsi="Times New Roman" w:cs="Times New Roman"/>
          <w:b/>
          <w:bCs/>
          <w:shd w:val="clear" w:color="auto" w:fill="FFFFFF"/>
        </w:rPr>
      </w:pPr>
      <w:r w:rsidRPr="00C24040">
        <w:rPr>
          <w:rFonts w:ascii="Times New Roman" w:hAnsi="Times New Roman" w:cs="Times New Roman"/>
          <w:b/>
          <w:bCs/>
          <w:shd w:val="clear" w:color="auto" w:fill="FFFFFF"/>
        </w:rPr>
        <w:t xml:space="preserve">Changes in knowledge-based questions on mental health </w:t>
      </w:r>
    </w:p>
    <w:p w14:paraId="227C76E3" w14:textId="3DF83688"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shd w:val="clear" w:color="auto" w:fill="FFFFFF"/>
        </w:rPr>
        <w:t>There were five multiple choice questions focussing on mental health in the assessment. The questions focussed on Recogni</w:t>
      </w:r>
      <w:r w:rsidR="00436B17" w:rsidRPr="00C24040">
        <w:rPr>
          <w:rFonts w:ascii="Times New Roman" w:hAnsi="Times New Roman" w:cs="Times New Roman"/>
          <w:shd w:val="clear" w:color="auto" w:fill="FFFFFF"/>
        </w:rPr>
        <w:t>s</w:t>
      </w:r>
      <w:r w:rsidRPr="00C24040">
        <w:rPr>
          <w:rFonts w:ascii="Times New Roman" w:hAnsi="Times New Roman" w:cs="Times New Roman"/>
          <w:shd w:val="clear" w:color="auto" w:fill="FFFFFF"/>
        </w:rPr>
        <w:t>ing mental health issues: flashbacks, anxiety disorders, medically unexplained symptoms, depression interventions, and Understanding PTSD symptoms. There was a statistical change in the pre (2.52±1.15) and post-mean score</w:t>
      </w:r>
      <w:r w:rsidR="004E4C0B" w:rsidRPr="00C24040">
        <w:rPr>
          <w:rFonts w:ascii="Times New Roman" w:hAnsi="Times New Roman" w:cs="Times New Roman"/>
          <w:shd w:val="clear" w:color="auto" w:fill="FFFFFF"/>
        </w:rPr>
        <w:t xml:space="preserve"> </w:t>
      </w:r>
      <w:r w:rsidRPr="00C24040">
        <w:rPr>
          <w:rFonts w:ascii="Times New Roman" w:hAnsi="Times New Roman" w:cs="Times New Roman"/>
          <w:shd w:val="clear" w:color="auto" w:fill="FFFFFF"/>
        </w:rPr>
        <w:t xml:space="preserve">(3.04±1.27), N=255 [paired t test: p=0.001]. </w:t>
      </w:r>
    </w:p>
    <w:p w14:paraId="1BE9B1F7" w14:textId="77777777" w:rsidR="004A2AF7" w:rsidRPr="00C24040" w:rsidRDefault="004A2AF7" w:rsidP="00922CED">
      <w:pPr>
        <w:spacing w:line="276" w:lineRule="auto"/>
        <w:jc w:val="both"/>
        <w:rPr>
          <w:rFonts w:ascii="Times New Roman" w:hAnsi="Times New Roman" w:cs="Times New Roman"/>
        </w:rPr>
      </w:pPr>
    </w:p>
    <w:p w14:paraId="6F5D1FDA"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b/>
          <w:bCs/>
        </w:rPr>
        <w:t>Changes in the personal beliefs of counsellors</w:t>
      </w:r>
    </w:p>
    <w:p w14:paraId="629BE734" w14:textId="77777777" w:rsidR="004A2AF7" w:rsidRPr="00C24040" w:rsidRDefault="004A2AF7" w:rsidP="00922CED">
      <w:pPr>
        <w:spacing w:line="276" w:lineRule="auto"/>
        <w:jc w:val="both"/>
        <w:rPr>
          <w:rFonts w:ascii="Times New Roman" w:hAnsi="Times New Roman" w:cs="Times New Roman"/>
        </w:rPr>
      </w:pPr>
      <w:r w:rsidRPr="00C24040">
        <w:rPr>
          <w:rFonts w:ascii="Times New Roman" w:hAnsi="Times New Roman" w:cs="Times New Roman"/>
        </w:rPr>
        <w:t xml:space="preserve">Faulty personal beliefs and </w:t>
      </w:r>
      <w:r w:rsidR="00382EB9" w:rsidRPr="00C24040">
        <w:rPr>
          <w:rFonts w:ascii="Times New Roman" w:hAnsi="Times New Roman" w:cs="Times New Roman"/>
        </w:rPr>
        <w:t>favourable</w:t>
      </w:r>
      <w:r w:rsidRPr="00C24040">
        <w:rPr>
          <w:rFonts w:ascii="Times New Roman" w:hAnsi="Times New Roman" w:cs="Times New Roman"/>
        </w:rPr>
        <w:t xml:space="preserve"> attitudes were measured using a Likert scale. It was noted that there was statistically significant change in the score of the personal belief N=160 pre mean score 18.66 ±3.39 to post mean score 13.23 ±3.07 [paired t test: p value (&lt;0.001)]. </w:t>
      </w:r>
    </w:p>
    <w:p w14:paraId="12019D38" w14:textId="77777777" w:rsidR="004A2AF7" w:rsidRPr="00C24040" w:rsidRDefault="004A2AF7" w:rsidP="00922CED">
      <w:pPr>
        <w:spacing w:line="276" w:lineRule="auto"/>
        <w:jc w:val="both"/>
        <w:rPr>
          <w:rFonts w:ascii="Times New Roman" w:hAnsi="Times New Roman" w:cs="Times New Roman"/>
          <w:b/>
          <w:bCs/>
        </w:rPr>
      </w:pPr>
    </w:p>
    <w:p w14:paraId="62F93353" w14:textId="77777777" w:rsidR="004A2AF7" w:rsidRPr="00C24040" w:rsidRDefault="00E32B8A" w:rsidP="00922CED">
      <w:pPr>
        <w:spacing w:line="276" w:lineRule="auto"/>
        <w:rPr>
          <w:rFonts w:ascii="Times New Roman" w:hAnsi="Times New Roman" w:cs="Times New Roman"/>
          <w:b/>
          <w:bCs/>
        </w:rPr>
      </w:pPr>
      <w:r w:rsidRPr="00C24040">
        <w:rPr>
          <w:rFonts w:ascii="Times New Roman" w:hAnsi="Times New Roman" w:cs="Times New Roman"/>
          <w:b/>
          <w:bCs/>
        </w:rPr>
        <w:t>S</w:t>
      </w:r>
      <w:r w:rsidR="004A2AF7" w:rsidRPr="00C24040">
        <w:rPr>
          <w:rFonts w:ascii="Times New Roman" w:hAnsi="Times New Roman" w:cs="Times New Roman"/>
          <w:b/>
          <w:bCs/>
        </w:rPr>
        <w:t>uicide and IPV</w:t>
      </w:r>
    </w:p>
    <w:p w14:paraId="0D32EA05" w14:textId="77777777" w:rsidR="004A2AF7" w:rsidRPr="00C24040" w:rsidRDefault="004A2AF7" w:rsidP="00922CED">
      <w:pPr>
        <w:spacing w:line="276" w:lineRule="auto"/>
        <w:rPr>
          <w:rFonts w:ascii="Times New Roman" w:hAnsi="Times New Roman" w:cs="Times New Roman"/>
        </w:rPr>
      </w:pPr>
      <w:r w:rsidRPr="00C24040">
        <w:rPr>
          <w:rFonts w:ascii="Times New Roman" w:hAnsi="Times New Roman" w:cs="Times New Roman"/>
        </w:rPr>
        <w:t xml:space="preserve">The questionnaire consisted of suicide related questions in a case scenario the mean score increased from 4.17±0.88 to 4.25±0.89, N=122, but it was not statistically significant </w:t>
      </w:r>
    </w:p>
    <w:p w14:paraId="754886BF" w14:textId="77777777" w:rsidR="004A2AF7" w:rsidRPr="00C24040" w:rsidRDefault="004A2AF7" w:rsidP="00922CED">
      <w:pPr>
        <w:spacing w:line="276" w:lineRule="auto"/>
        <w:rPr>
          <w:rFonts w:ascii="Times New Roman" w:hAnsi="Times New Roman" w:cs="Times New Roman"/>
        </w:rPr>
      </w:pPr>
      <w:r w:rsidRPr="00C24040">
        <w:rPr>
          <w:rFonts w:ascii="Times New Roman" w:hAnsi="Times New Roman" w:cs="Times New Roman"/>
        </w:rPr>
        <w:t>[ paired t test; p value= 0.35]</w:t>
      </w:r>
      <w:r w:rsidRPr="00C24040">
        <w:rPr>
          <w:rFonts w:ascii="Times New Roman" w:hAnsi="Times New Roman" w:cs="Times New Roman"/>
        </w:rPr>
        <w:br/>
      </w:r>
    </w:p>
    <w:p w14:paraId="7A6651C8" w14:textId="77777777" w:rsidR="004A2AF7" w:rsidRPr="00C24040" w:rsidRDefault="00E32B8A" w:rsidP="00922CED">
      <w:pPr>
        <w:spacing w:line="276" w:lineRule="auto"/>
        <w:rPr>
          <w:rFonts w:ascii="Times New Roman" w:hAnsi="Times New Roman" w:cs="Times New Roman"/>
          <w:b/>
          <w:bCs/>
        </w:rPr>
      </w:pPr>
      <w:r w:rsidRPr="00C24040">
        <w:rPr>
          <w:rFonts w:ascii="Times New Roman" w:hAnsi="Times New Roman" w:cs="Times New Roman"/>
          <w:b/>
          <w:bCs/>
        </w:rPr>
        <w:t>M</w:t>
      </w:r>
      <w:r w:rsidR="004A2AF7" w:rsidRPr="00C24040">
        <w:rPr>
          <w:rFonts w:ascii="Times New Roman" w:hAnsi="Times New Roman" w:cs="Times New Roman"/>
          <w:b/>
          <w:bCs/>
        </w:rPr>
        <w:t>ultigeneration</w:t>
      </w:r>
      <w:r w:rsidRPr="00C24040">
        <w:rPr>
          <w:rFonts w:ascii="Times New Roman" w:hAnsi="Times New Roman" w:cs="Times New Roman"/>
          <w:b/>
          <w:bCs/>
        </w:rPr>
        <w:t>al</w:t>
      </w:r>
      <w:r w:rsidR="004A2AF7" w:rsidRPr="00C24040">
        <w:rPr>
          <w:rFonts w:ascii="Times New Roman" w:hAnsi="Times New Roman" w:cs="Times New Roman"/>
          <w:b/>
          <w:bCs/>
        </w:rPr>
        <w:t xml:space="preserve"> trauma</w:t>
      </w:r>
    </w:p>
    <w:p w14:paraId="425C645C" w14:textId="77777777" w:rsidR="00F742E6" w:rsidRPr="00C24040" w:rsidRDefault="004A2AF7" w:rsidP="00922CED">
      <w:pPr>
        <w:spacing w:line="276" w:lineRule="auto"/>
        <w:rPr>
          <w:rFonts w:ascii="Times New Roman" w:hAnsi="Times New Roman" w:cs="Times New Roman"/>
        </w:rPr>
      </w:pPr>
      <w:r w:rsidRPr="00C24040">
        <w:rPr>
          <w:rFonts w:ascii="Times New Roman" w:hAnsi="Times New Roman" w:cs="Times New Roman"/>
        </w:rPr>
        <w:t xml:space="preserve"> The questionnaire had case scenario explaining multigeneration trauma and related questions on identification, </w:t>
      </w:r>
      <w:r w:rsidR="004E4C0B" w:rsidRPr="00C24040">
        <w:rPr>
          <w:rFonts w:ascii="Times New Roman" w:hAnsi="Times New Roman" w:cs="Times New Roman"/>
        </w:rPr>
        <w:t>risk,</w:t>
      </w:r>
      <w:r w:rsidRPr="00C24040">
        <w:rPr>
          <w:rFonts w:ascii="Times New Roman" w:hAnsi="Times New Roman" w:cs="Times New Roman"/>
        </w:rPr>
        <w:t xml:space="preserve"> and protective factors. The pre-4.08(±0.82) and post mean 4.13(±0.86), N=</w:t>
      </w:r>
      <w:r w:rsidR="004E4C0B" w:rsidRPr="00C24040">
        <w:rPr>
          <w:rFonts w:ascii="Times New Roman" w:hAnsi="Times New Roman" w:cs="Times New Roman"/>
        </w:rPr>
        <w:t>69 scores</w:t>
      </w:r>
      <w:r w:rsidRPr="00C24040">
        <w:rPr>
          <w:rFonts w:ascii="Times New Roman" w:hAnsi="Times New Roman" w:cs="Times New Roman"/>
        </w:rPr>
        <w:t xml:space="preserve"> increased minutely and it was not statistically significant [paired t test= -0.354), p value= 0.725)].</w:t>
      </w:r>
    </w:p>
    <w:p w14:paraId="6D82FD41" w14:textId="77777777" w:rsidR="00F742E6" w:rsidRPr="00C24040" w:rsidRDefault="00F742E6" w:rsidP="00922CED">
      <w:pPr>
        <w:spacing w:line="276" w:lineRule="auto"/>
        <w:rPr>
          <w:rFonts w:ascii="Times New Roman" w:hAnsi="Times New Roman" w:cs="Times New Roman"/>
        </w:rPr>
      </w:pPr>
    </w:p>
    <w:p w14:paraId="509CAEA4" w14:textId="77777777" w:rsidR="00DA701C" w:rsidRDefault="00DA701C" w:rsidP="00922CED">
      <w:pPr>
        <w:spacing w:line="276" w:lineRule="auto"/>
        <w:rPr>
          <w:rFonts w:ascii="Times New Roman" w:hAnsi="Times New Roman" w:cs="Times New Roman"/>
          <w:b/>
          <w:bCs/>
        </w:rPr>
      </w:pPr>
    </w:p>
    <w:p w14:paraId="553A8CAA" w14:textId="0B72DD33" w:rsidR="00D95FE0" w:rsidRPr="00C24040" w:rsidRDefault="004A2AF7" w:rsidP="00922CED">
      <w:pPr>
        <w:spacing w:line="276" w:lineRule="auto"/>
        <w:rPr>
          <w:rFonts w:ascii="Times New Roman" w:hAnsi="Times New Roman" w:cs="Times New Roman"/>
          <w:b/>
          <w:bCs/>
        </w:rPr>
      </w:pPr>
      <w:r w:rsidRPr="00C24040">
        <w:rPr>
          <w:rFonts w:ascii="Times New Roman" w:hAnsi="Times New Roman" w:cs="Times New Roman"/>
          <w:b/>
          <w:bCs/>
        </w:rPr>
        <w:t xml:space="preserve">Discussion </w:t>
      </w:r>
      <w:r w:rsidR="00304402" w:rsidRPr="00C24040">
        <w:rPr>
          <w:rFonts w:ascii="Times New Roman" w:hAnsi="Times New Roman" w:cs="Times New Roman"/>
          <w:b/>
          <w:bCs/>
        </w:rPr>
        <w:br/>
      </w:r>
    </w:p>
    <w:p w14:paraId="42333EE2" w14:textId="2201B0BE" w:rsidR="00D95FE0"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 xml:space="preserve">The </w:t>
      </w:r>
      <w:r w:rsidR="00436B17" w:rsidRPr="00DA701C">
        <w:rPr>
          <w:rFonts w:ascii="Times New Roman" w:hAnsi="Times New Roman" w:cs="Times New Roman"/>
          <w:i/>
          <w:iCs/>
        </w:rPr>
        <w:t>'</w:t>
      </w:r>
      <w:proofErr w:type="spellStart"/>
      <w:r w:rsidRPr="00DA701C">
        <w:rPr>
          <w:rFonts w:ascii="Times New Roman" w:hAnsi="Times New Roman" w:cs="Times New Roman"/>
          <w:i/>
          <w:iCs/>
        </w:rPr>
        <w:t>Stree</w:t>
      </w:r>
      <w:proofErr w:type="spellEnd"/>
      <w:r w:rsidRPr="00DA701C">
        <w:rPr>
          <w:rFonts w:ascii="Times New Roman" w:hAnsi="Times New Roman" w:cs="Times New Roman"/>
          <w:i/>
          <w:iCs/>
        </w:rPr>
        <w:t xml:space="preserve"> </w:t>
      </w:r>
      <w:proofErr w:type="spellStart"/>
      <w:r w:rsidRPr="00DA701C">
        <w:rPr>
          <w:rFonts w:ascii="Times New Roman" w:hAnsi="Times New Roman" w:cs="Times New Roman"/>
          <w:i/>
          <w:iCs/>
        </w:rPr>
        <w:t>Manoraksha</w:t>
      </w:r>
      <w:proofErr w:type="spellEnd"/>
      <w:r w:rsidR="00436B17" w:rsidRPr="00DA701C">
        <w:rPr>
          <w:rFonts w:ascii="Times New Roman" w:hAnsi="Times New Roman" w:cs="Times New Roman"/>
          <w:i/>
          <w:iCs/>
        </w:rPr>
        <w:t>'</w:t>
      </w:r>
      <w:r w:rsidRPr="00C24040">
        <w:rPr>
          <w:rFonts w:ascii="Times New Roman" w:hAnsi="Times New Roman" w:cs="Times New Roman"/>
        </w:rPr>
        <w:t xml:space="preserve"> was a comprehensive training program for integrating mental health</w:t>
      </w:r>
    </w:p>
    <w:p w14:paraId="430037DF" w14:textId="77777777" w:rsidR="00D95FE0"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 xml:space="preserve">responses of </w:t>
      </w:r>
      <w:r w:rsidR="00F742E6" w:rsidRPr="00C24040">
        <w:rPr>
          <w:rFonts w:ascii="Times New Roman" w:hAnsi="Times New Roman" w:cs="Times New Roman"/>
        </w:rPr>
        <w:t>counsellors</w:t>
      </w:r>
      <w:r w:rsidRPr="00C24040">
        <w:rPr>
          <w:rFonts w:ascii="Times New Roman" w:hAnsi="Times New Roman" w:cs="Times New Roman"/>
        </w:rPr>
        <w:t xml:space="preserve"> responding to survivors of GBV in the One Stop Centres. This study</w:t>
      </w:r>
    </w:p>
    <w:p w14:paraId="7A6C42B2" w14:textId="77777777" w:rsidR="00D95FE0"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aimed to evaluate the barriers faced by these counsellors, and reports the changes in</w:t>
      </w:r>
    </w:p>
    <w:p w14:paraId="26479AF4" w14:textId="5C32DA61" w:rsidR="00D95FE0" w:rsidRPr="00C24040" w:rsidRDefault="00F742E6" w:rsidP="00922CED">
      <w:pPr>
        <w:spacing w:line="276" w:lineRule="auto"/>
        <w:jc w:val="both"/>
        <w:rPr>
          <w:rFonts w:ascii="Times New Roman" w:hAnsi="Times New Roman" w:cs="Times New Roman"/>
        </w:rPr>
      </w:pPr>
      <w:r w:rsidRPr="00C24040">
        <w:rPr>
          <w:rFonts w:ascii="Times New Roman" w:hAnsi="Times New Roman" w:cs="Times New Roman"/>
        </w:rPr>
        <w:t>counsellors</w:t>
      </w:r>
      <w:r w:rsidR="00436B17" w:rsidRPr="00C24040">
        <w:rPr>
          <w:rFonts w:ascii="Times New Roman" w:hAnsi="Times New Roman" w:cs="Times New Roman"/>
        </w:rPr>
        <w:t>'</w:t>
      </w:r>
      <w:r w:rsidR="00D95FE0" w:rsidRPr="00C24040">
        <w:rPr>
          <w:rFonts w:ascii="Times New Roman" w:hAnsi="Times New Roman" w:cs="Times New Roman"/>
        </w:rPr>
        <w:t xml:space="preserve"> confidence and awareness of gender-based violence and its consequences. The</w:t>
      </w:r>
    </w:p>
    <w:p w14:paraId="241058E3" w14:textId="77777777" w:rsidR="00D95FE0" w:rsidRPr="00C24040" w:rsidRDefault="00D95FE0" w:rsidP="00922CED">
      <w:pPr>
        <w:spacing w:line="276" w:lineRule="auto"/>
        <w:jc w:val="both"/>
        <w:rPr>
          <w:rFonts w:ascii="Times New Roman" w:hAnsi="Times New Roman" w:cs="Times New Roman"/>
        </w:rPr>
      </w:pPr>
      <w:commentRangeStart w:id="5"/>
      <w:r w:rsidRPr="00C24040">
        <w:rPr>
          <w:rFonts w:ascii="Times New Roman" w:hAnsi="Times New Roman" w:cs="Times New Roman"/>
        </w:rPr>
        <w:t>findings of this study report a significant improvement in knowledge related to GBV,</w:t>
      </w:r>
    </w:p>
    <w:p w14:paraId="222EB291" w14:textId="77777777" w:rsidR="00D95FE0"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including the mental health aspects and resources for addressing the same.</w:t>
      </w:r>
      <w:commentRangeEnd w:id="5"/>
      <w:r w:rsidR="00916F20">
        <w:rPr>
          <w:rStyle w:val="CommentReference"/>
        </w:rPr>
        <w:commentReference w:id="5"/>
      </w:r>
    </w:p>
    <w:p w14:paraId="74851DB1" w14:textId="77777777" w:rsidR="00D95FE0" w:rsidRPr="00C24040" w:rsidRDefault="00D95FE0" w:rsidP="00922CED">
      <w:pPr>
        <w:spacing w:line="276" w:lineRule="auto"/>
        <w:jc w:val="both"/>
        <w:rPr>
          <w:rFonts w:ascii="Times New Roman" w:hAnsi="Times New Roman" w:cs="Times New Roman"/>
        </w:rPr>
      </w:pPr>
    </w:p>
    <w:p w14:paraId="31D11845" w14:textId="011CF67D" w:rsidR="00FA35A5"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 xml:space="preserve">The pandemic necessitated a shift to virtual platforms for </w:t>
      </w:r>
      <w:r w:rsidR="00436B17" w:rsidRPr="00DA701C">
        <w:rPr>
          <w:rFonts w:ascii="Times New Roman" w:hAnsi="Times New Roman" w:cs="Times New Roman"/>
          <w:i/>
          <w:iCs/>
        </w:rPr>
        <w:t>'</w:t>
      </w:r>
      <w:proofErr w:type="spellStart"/>
      <w:r w:rsidRPr="00DA701C">
        <w:rPr>
          <w:rFonts w:ascii="Times New Roman" w:hAnsi="Times New Roman" w:cs="Times New Roman"/>
          <w:i/>
          <w:iCs/>
        </w:rPr>
        <w:t>Stree</w:t>
      </w:r>
      <w:proofErr w:type="spellEnd"/>
      <w:r w:rsidRPr="00DA701C">
        <w:rPr>
          <w:rFonts w:ascii="Times New Roman" w:hAnsi="Times New Roman" w:cs="Times New Roman"/>
          <w:i/>
          <w:iCs/>
        </w:rPr>
        <w:t xml:space="preserve"> </w:t>
      </w:r>
      <w:proofErr w:type="spellStart"/>
      <w:r w:rsidRPr="00DA701C">
        <w:rPr>
          <w:rFonts w:ascii="Times New Roman" w:hAnsi="Times New Roman" w:cs="Times New Roman"/>
          <w:i/>
          <w:iCs/>
        </w:rPr>
        <w:t>Manoraksha</w:t>
      </w:r>
      <w:proofErr w:type="spellEnd"/>
      <w:r w:rsidR="00436B17" w:rsidRPr="00DA701C">
        <w:rPr>
          <w:rFonts w:ascii="Times New Roman" w:hAnsi="Times New Roman" w:cs="Times New Roman"/>
          <w:i/>
          <w:iCs/>
        </w:rPr>
        <w:t>'</w:t>
      </w:r>
      <w:r w:rsidRPr="00C24040">
        <w:rPr>
          <w:rFonts w:ascii="Times New Roman" w:hAnsi="Times New Roman" w:cs="Times New Roman"/>
        </w:rPr>
        <w:t>, with a</w:t>
      </w:r>
      <w:r w:rsidR="00FA35A5" w:rsidRPr="00C24040">
        <w:rPr>
          <w:rFonts w:ascii="Times New Roman" w:hAnsi="Times New Roman" w:cs="Times New Roman"/>
        </w:rPr>
        <w:t xml:space="preserve"> </w:t>
      </w:r>
      <w:r w:rsidRPr="00C24040">
        <w:rPr>
          <w:rFonts w:ascii="Times New Roman" w:hAnsi="Times New Roman" w:cs="Times New Roman"/>
        </w:rPr>
        <w:t xml:space="preserve">curriculum allowing participants </w:t>
      </w:r>
      <w:commentRangeStart w:id="6"/>
      <w:r w:rsidRPr="00C24040">
        <w:rPr>
          <w:rFonts w:ascii="Times New Roman" w:hAnsi="Times New Roman" w:cs="Times New Roman"/>
        </w:rPr>
        <w:t>to engage with the material at their own pace</w:t>
      </w:r>
      <w:commentRangeEnd w:id="6"/>
      <w:r w:rsidR="00916F20">
        <w:rPr>
          <w:rStyle w:val="CommentReference"/>
        </w:rPr>
        <w:commentReference w:id="6"/>
      </w:r>
      <w:r w:rsidRPr="00C24040">
        <w:rPr>
          <w:rFonts w:ascii="Times New Roman" w:hAnsi="Times New Roman" w:cs="Times New Roman"/>
        </w:rPr>
        <w:t>, which is</w:t>
      </w:r>
      <w:r w:rsidR="00FA35A5" w:rsidRPr="00C24040">
        <w:rPr>
          <w:rFonts w:ascii="Times New Roman" w:hAnsi="Times New Roman" w:cs="Times New Roman"/>
        </w:rPr>
        <w:t xml:space="preserve"> </w:t>
      </w:r>
      <w:r w:rsidRPr="00C24040">
        <w:rPr>
          <w:rFonts w:ascii="Times New Roman" w:hAnsi="Times New Roman" w:cs="Times New Roman"/>
        </w:rPr>
        <w:t>particularly beneficial for adult learners who may have other commitments. The online</w:t>
      </w:r>
      <w:r w:rsidR="00FA35A5" w:rsidRPr="00C24040">
        <w:rPr>
          <w:rFonts w:ascii="Times New Roman" w:hAnsi="Times New Roman" w:cs="Times New Roman"/>
        </w:rPr>
        <w:t xml:space="preserve"> </w:t>
      </w:r>
      <w:r w:rsidRPr="00C24040">
        <w:rPr>
          <w:rFonts w:ascii="Times New Roman" w:hAnsi="Times New Roman" w:cs="Times New Roman"/>
        </w:rPr>
        <w:t>platform also allowed incorporation of various learning modalities, such as audio-visual</w:t>
      </w:r>
      <w:r w:rsidR="00FA35A5" w:rsidRPr="00C24040">
        <w:rPr>
          <w:rFonts w:ascii="Times New Roman" w:hAnsi="Times New Roman" w:cs="Times New Roman"/>
        </w:rPr>
        <w:t xml:space="preserve"> </w:t>
      </w:r>
      <w:r w:rsidRPr="00C24040">
        <w:rPr>
          <w:rFonts w:ascii="Times New Roman" w:hAnsi="Times New Roman" w:cs="Times New Roman"/>
        </w:rPr>
        <w:t>slides and live webinars. An additional benefit was in our setting of a LAMIC was allowing</w:t>
      </w:r>
      <w:r w:rsidR="00FA35A5" w:rsidRPr="00C24040">
        <w:rPr>
          <w:rFonts w:ascii="Times New Roman" w:hAnsi="Times New Roman" w:cs="Times New Roman"/>
        </w:rPr>
        <w:t xml:space="preserve"> </w:t>
      </w:r>
      <w:r w:rsidRPr="00C24040">
        <w:rPr>
          <w:rFonts w:ascii="Times New Roman" w:hAnsi="Times New Roman" w:cs="Times New Roman"/>
        </w:rPr>
        <w:t>scaling of a nationwide training program without additional costs and limitations of</w:t>
      </w:r>
      <w:r w:rsidR="00FA35A5" w:rsidRPr="00C24040">
        <w:rPr>
          <w:rFonts w:ascii="Times New Roman" w:hAnsi="Times New Roman" w:cs="Times New Roman"/>
        </w:rPr>
        <w:t xml:space="preserve"> </w:t>
      </w:r>
      <w:r w:rsidRPr="00C24040">
        <w:rPr>
          <w:rFonts w:ascii="Times New Roman" w:hAnsi="Times New Roman" w:cs="Times New Roman"/>
        </w:rPr>
        <w:t>geographic barriers, reaching participants in remote and rural areas. The aim of this module</w:t>
      </w:r>
      <w:r w:rsidR="00FA35A5" w:rsidRPr="00C24040">
        <w:rPr>
          <w:rFonts w:ascii="Times New Roman" w:hAnsi="Times New Roman" w:cs="Times New Roman"/>
        </w:rPr>
        <w:t xml:space="preserve"> </w:t>
      </w:r>
      <w:r w:rsidRPr="00C24040">
        <w:rPr>
          <w:rFonts w:ascii="Times New Roman" w:hAnsi="Times New Roman" w:cs="Times New Roman"/>
        </w:rPr>
        <w:t>was to help build local capacity, equipping counsellors with the necessary skills and</w:t>
      </w:r>
      <w:r w:rsidR="00FA35A5" w:rsidRPr="00C24040">
        <w:rPr>
          <w:rFonts w:ascii="Times New Roman" w:hAnsi="Times New Roman" w:cs="Times New Roman"/>
        </w:rPr>
        <w:t xml:space="preserve"> </w:t>
      </w:r>
      <w:r w:rsidRPr="00C24040">
        <w:rPr>
          <w:rFonts w:ascii="Times New Roman" w:hAnsi="Times New Roman" w:cs="Times New Roman"/>
        </w:rPr>
        <w:t>knowledge to address IPV and associated mental health issues.</w:t>
      </w:r>
      <w:r w:rsidR="00FA35A5" w:rsidRPr="00C24040">
        <w:rPr>
          <w:rFonts w:ascii="Times New Roman" w:hAnsi="Times New Roman" w:cs="Times New Roman"/>
        </w:rPr>
        <w:t xml:space="preserve"> Few studies have showed that online training was effective, role play improved attitudes, but group discussions had minimal impact and case studies led to modest gains. No studies reported on booster sessions (26, 27).</w:t>
      </w:r>
    </w:p>
    <w:p w14:paraId="3D9CEA68" w14:textId="77777777" w:rsidR="00D95FE0" w:rsidRPr="00C24040" w:rsidRDefault="00D95FE0" w:rsidP="00922CED">
      <w:pPr>
        <w:spacing w:line="276" w:lineRule="auto"/>
        <w:jc w:val="both"/>
        <w:rPr>
          <w:rFonts w:ascii="Times New Roman" w:hAnsi="Times New Roman" w:cs="Times New Roman"/>
        </w:rPr>
      </w:pPr>
    </w:p>
    <w:p w14:paraId="47D95B5E" w14:textId="1BA57F5E" w:rsidR="00D95FE0" w:rsidRPr="00C24040" w:rsidRDefault="00D95FE0" w:rsidP="00922CED">
      <w:pPr>
        <w:spacing w:line="276" w:lineRule="auto"/>
        <w:jc w:val="both"/>
        <w:rPr>
          <w:rFonts w:ascii="Times New Roman" w:hAnsi="Times New Roman" w:cs="Times New Roman"/>
        </w:rPr>
      </w:pPr>
      <w:r w:rsidRPr="00C24040">
        <w:rPr>
          <w:rFonts w:ascii="Times New Roman" w:hAnsi="Times New Roman" w:cs="Times New Roman"/>
        </w:rPr>
        <w:t>Training all OSC staff to recogni</w:t>
      </w:r>
      <w:r w:rsidR="00436B17" w:rsidRPr="00C24040">
        <w:rPr>
          <w:rFonts w:ascii="Times New Roman" w:hAnsi="Times New Roman" w:cs="Times New Roman"/>
        </w:rPr>
        <w:t>s</w:t>
      </w:r>
      <w:r w:rsidRPr="00C24040">
        <w:rPr>
          <w:rFonts w:ascii="Times New Roman" w:hAnsi="Times New Roman" w:cs="Times New Roman"/>
        </w:rPr>
        <w:t>e and respond to mental health issues</w:t>
      </w:r>
      <w:r w:rsidR="00F328CA" w:rsidRPr="00C24040">
        <w:rPr>
          <w:rFonts w:ascii="Times New Roman" w:hAnsi="Times New Roman" w:cs="Times New Roman"/>
        </w:rPr>
        <w:t xml:space="preserve"> </w:t>
      </w:r>
      <w:r w:rsidRPr="00C24040">
        <w:rPr>
          <w:rFonts w:ascii="Times New Roman" w:hAnsi="Times New Roman" w:cs="Times New Roman"/>
        </w:rPr>
        <w:t>associated with IPV ensures a holistic approach to client care. Early identification and</w:t>
      </w:r>
      <w:r w:rsidR="00F328CA" w:rsidRPr="00C24040">
        <w:rPr>
          <w:rFonts w:ascii="Times New Roman" w:hAnsi="Times New Roman" w:cs="Times New Roman"/>
        </w:rPr>
        <w:t xml:space="preserve"> </w:t>
      </w:r>
      <w:r w:rsidRPr="00C24040">
        <w:rPr>
          <w:rFonts w:ascii="Times New Roman" w:hAnsi="Times New Roman" w:cs="Times New Roman"/>
        </w:rPr>
        <w:t>intervention can significantly improve mental health outcomes for survivors, providing</w:t>
      </w:r>
      <w:r w:rsidR="00F328CA" w:rsidRPr="00C24040">
        <w:rPr>
          <w:rFonts w:ascii="Times New Roman" w:hAnsi="Times New Roman" w:cs="Times New Roman"/>
        </w:rPr>
        <w:t xml:space="preserve"> </w:t>
      </w:r>
      <w:r w:rsidRPr="00C24040">
        <w:rPr>
          <w:rFonts w:ascii="Times New Roman" w:hAnsi="Times New Roman" w:cs="Times New Roman"/>
        </w:rPr>
        <w:t>timely support and reducing long-term psychological impacts. Integrating mental health</w:t>
      </w:r>
      <w:r w:rsidR="00F328CA" w:rsidRPr="00C24040">
        <w:rPr>
          <w:rFonts w:ascii="Times New Roman" w:hAnsi="Times New Roman" w:cs="Times New Roman"/>
        </w:rPr>
        <w:t xml:space="preserve"> </w:t>
      </w:r>
      <w:r w:rsidRPr="00C24040">
        <w:rPr>
          <w:rFonts w:ascii="Times New Roman" w:hAnsi="Times New Roman" w:cs="Times New Roman"/>
        </w:rPr>
        <w:t>responses</w:t>
      </w:r>
      <w:r w:rsidR="00F328CA" w:rsidRPr="00C24040">
        <w:rPr>
          <w:rFonts w:ascii="Times New Roman" w:hAnsi="Times New Roman" w:cs="Times New Roman"/>
        </w:rPr>
        <w:t xml:space="preserve"> </w:t>
      </w:r>
      <w:r w:rsidRPr="00C24040">
        <w:rPr>
          <w:rFonts w:ascii="Times New Roman" w:hAnsi="Times New Roman" w:cs="Times New Roman"/>
        </w:rPr>
        <w:t>into the initial training ensures that all staff members have a baseline understanding</w:t>
      </w:r>
      <w:r w:rsidR="00F328CA" w:rsidRPr="00C24040">
        <w:rPr>
          <w:rFonts w:ascii="Times New Roman" w:hAnsi="Times New Roman" w:cs="Times New Roman"/>
        </w:rPr>
        <w:t xml:space="preserve"> </w:t>
      </w:r>
      <w:r w:rsidRPr="00C24040">
        <w:rPr>
          <w:rFonts w:ascii="Times New Roman" w:hAnsi="Times New Roman" w:cs="Times New Roman"/>
        </w:rPr>
        <w:t>of how to handle IPV cases sensitively and effectively. This standardi</w:t>
      </w:r>
      <w:r w:rsidR="00436B17" w:rsidRPr="00C24040">
        <w:rPr>
          <w:rFonts w:ascii="Times New Roman" w:hAnsi="Times New Roman" w:cs="Times New Roman"/>
        </w:rPr>
        <w:t>s</w:t>
      </w:r>
      <w:r w:rsidRPr="00C24040">
        <w:rPr>
          <w:rFonts w:ascii="Times New Roman" w:hAnsi="Times New Roman" w:cs="Times New Roman"/>
        </w:rPr>
        <w:t>ation promotes a</w:t>
      </w:r>
      <w:r w:rsidR="00F328CA" w:rsidRPr="00C24040">
        <w:rPr>
          <w:rFonts w:ascii="Times New Roman" w:hAnsi="Times New Roman" w:cs="Times New Roman"/>
        </w:rPr>
        <w:t xml:space="preserve"> </w:t>
      </w:r>
      <w:r w:rsidRPr="00C24040">
        <w:rPr>
          <w:rFonts w:ascii="Times New Roman" w:hAnsi="Times New Roman" w:cs="Times New Roman"/>
        </w:rPr>
        <w:t xml:space="preserve">consistent and reliable level of care across different </w:t>
      </w:r>
      <w:r w:rsidR="00F742E6" w:rsidRPr="00C24040">
        <w:rPr>
          <w:rFonts w:ascii="Times New Roman" w:hAnsi="Times New Roman" w:cs="Times New Roman"/>
        </w:rPr>
        <w:t>centres</w:t>
      </w:r>
      <w:r w:rsidRPr="00C24040">
        <w:rPr>
          <w:rFonts w:ascii="Times New Roman" w:hAnsi="Times New Roman" w:cs="Times New Roman"/>
        </w:rPr>
        <w:t>, improving overall service</w:t>
      </w:r>
      <w:r w:rsidR="00F328CA" w:rsidRPr="00C24040">
        <w:rPr>
          <w:rFonts w:ascii="Times New Roman" w:hAnsi="Times New Roman" w:cs="Times New Roman"/>
        </w:rPr>
        <w:t xml:space="preserve"> </w:t>
      </w:r>
      <w:r w:rsidRPr="00C24040">
        <w:rPr>
          <w:rFonts w:ascii="Times New Roman" w:hAnsi="Times New Roman" w:cs="Times New Roman"/>
        </w:rPr>
        <w:t>quality. An additional benefit came in the form of didactic discussions which allowed an</w:t>
      </w:r>
      <w:r w:rsidR="00F328CA" w:rsidRPr="00C24040">
        <w:rPr>
          <w:rFonts w:ascii="Times New Roman" w:hAnsi="Times New Roman" w:cs="Times New Roman"/>
        </w:rPr>
        <w:t xml:space="preserve"> </w:t>
      </w:r>
      <w:r w:rsidRPr="00C24040">
        <w:rPr>
          <w:rFonts w:ascii="Times New Roman" w:hAnsi="Times New Roman" w:cs="Times New Roman"/>
        </w:rPr>
        <w:t>incorporation of local knowledge and practices into training.</w:t>
      </w:r>
    </w:p>
    <w:p w14:paraId="7892F8D7" w14:textId="77777777" w:rsidR="004A2AF7" w:rsidRPr="00C24040" w:rsidRDefault="004A2AF7" w:rsidP="00922CED">
      <w:pPr>
        <w:pStyle w:val="NormalWeb"/>
        <w:spacing w:line="276" w:lineRule="auto"/>
        <w:jc w:val="both"/>
        <w:rPr>
          <w:lang w:val="en-GB"/>
        </w:rPr>
      </w:pPr>
      <w:r w:rsidRPr="00C24040">
        <w:rPr>
          <w:lang w:val="en-GB"/>
        </w:rPr>
        <w:t xml:space="preserve">The training program resulted in substantial gains in counsellors' knowledge and awareness of GBV, IPV, and associated mental health issues. This is evidenced by the significant increase in scores from pre- to post-training assessments. Counsellors demonstrated improved understanding of GBV, awareness of local resources, and mental health issues related to GBV. </w:t>
      </w:r>
    </w:p>
    <w:p w14:paraId="39614C30" w14:textId="2C78DEC7" w:rsidR="0049099A" w:rsidRPr="00C24040" w:rsidRDefault="0049099A" w:rsidP="00922CED">
      <w:pPr>
        <w:pStyle w:val="NormalWeb"/>
        <w:spacing w:line="276" w:lineRule="auto"/>
        <w:jc w:val="both"/>
        <w:rPr>
          <w:color w:val="000000"/>
          <w:shd w:val="clear" w:color="auto" w:fill="FFFFFF"/>
          <w:lang w:val="en-GB"/>
        </w:rPr>
      </w:pPr>
      <w:r w:rsidRPr="00C24040">
        <w:rPr>
          <w:lang w:val="en-GB"/>
        </w:rPr>
        <w:t xml:space="preserve">The level of a </w:t>
      </w:r>
      <w:r w:rsidR="00F742E6" w:rsidRPr="00C24040">
        <w:rPr>
          <w:lang w:val="en-GB"/>
        </w:rPr>
        <w:t>counsellor</w:t>
      </w:r>
      <w:r w:rsidR="00436B17" w:rsidRPr="00C24040">
        <w:rPr>
          <w:lang w:val="en-GB"/>
        </w:rPr>
        <w:t>'</w:t>
      </w:r>
      <w:r w:rsidR="00F742E6" w:rsidRPr="00C24040">
        <w:rPr>
          <w:lang w:val="en-GB"/>
        </w:rPr>
        <w:t>s</w:t>
      </w:r>
      <w:r w:rsidRPr="00C24040">
        <w:rPr>
          <w:lang w:val="en-GB"/>
        </w:rPr>
        <w:t xml:space="preserve"> IPV knowledge is crucial for fulfilling their responsibilities. Literature agrees that education enhances practitioners' knowledge, positively impacting their ability to counsel IPV clients. This study found that IPV education significantly improves </w:t>
      </w:r>
      <w:r w:rsidR="00F742E6" w:rsidRPr="00C24040">
        <w:rPr>
          <w:lang w:val="en-GB"/>
        </w:rPr>
        <w:t>counsellors</w:t>
      </w:r>
      <w:r w:rsidR="00436B17" w:rsidRPr="00C24040">
        <w:rPr>
          <w:lang w:val="en-GB"/>
        </w:rPr>
        <w:t>'</w:t>
      </w:r>
      <w:r w:rsidRPr="00C24040">
        <w:rPr>
          <w:lang w:val="en-GB"/>
        </w:rPr>
        <w:t xml:space="preserve"> knowledge and understanding, enabling them to more effectively support IPV clients. Opinions, knowledge, and perceived preparedness of students in the experimental group improved significantly compared to the control group </w:t>
      </w:r>
      <w:r w:rsidR="00DC5691" w:rsidRPr="00C24040">
        <w:rPr>
          <w:color w:val="000000"/>
          <w:shd w:val="clear" w:color="auto" w:fill="FFFFFF"/>
          <w:lang w:val="en-GB"/>
        </w:rPr>
        <w:t>(</w:t>
      </w:r>
      <w:r w:rsidR="00BD20E8" w:rsidRPr="00C24040">
        <w:rPr>
          <w:color w:val="000000"/>
          <w:shd w:val="clear" w:color="auto" w:fill="FFFFFF"/>
          <w:lang w:val="en-GB"/>
        </w:rPr>
        <w:t>27).</w:t>
      </w:r>
      <w:r w:rsidRPr="00C24040">
        <w:rPr>
          <w:lang w:val="en-GB"/>
        </w:rPr>
        <w:t xml:space="preserve"> Another study showed </w:t>
      </w:r>
      <w:r w:rsidRPr="00C24040">
        <w:rPr>
          <w:lang w:val="en-GB"/>
        </w:rPr>
        <w:lastRenderedPageBreak/>
        <w:t>significant improvements in mental health professionals' attitudes, knowledge, and preparedness to address IPV after a comprehensive intervention​</w:t>
      </w:r>
      <w:r w:rsidR="00DC5691" w:rsidRPr="00C24040">
        <w:rPr>
          <w:color w:val="000000"/>
          <w:shd w:val="clear" w:color="auto" w:fill="FFFFFF"/>
          <w:lang w:val="en-GB"/>
        </w:rPr>
        <w:t xml:space="preserve"> </w:t>
      </w:r>
      <w:r w:rsidRPr="00C24040">
        <w:rPr>
          <w:color w:val="000000"/>
          <w:shd w:val="clear" w:color="auto" w:fill="FFFFFF"/>
          <w:lang w:val="en-GB"/>
        </w:rPr>
        <w:t xml:space="preserve">(28). </w:t>
      </w:r>
      <w:r w:rsidR="00F66546" w:rsidRPr="00C24040">
        <w:rPr>
          <w:lang w:val="en-GB"/>
        </w:rPr>
        <w:t>A pre-post intervention study involving 201 healthcare providers in Maharashtra, India, assessed the impact of training on addressing violence against women. Post-training, significant improvements were observed in knowledge (median scores: 8.89 to 10.00), attitudes towards violence (9.05 to 10.00), and preparedness at both individual (6.74 to 10.00) and system levels (6.11 to 8.14). However, the improvement in attitudes and preparedness was not sustained at the 6-month follow-up. The study demonstrates the feasibility and positive impact of such training in low-resource settings, suggesting the need for continuous interventions to maintain these improvements over time</w:t>
      </w:r>
      <w:r w:rsidR="002C47E7" w:rsidRPr="00C24040">
        <w:rPr>
          <w:lang w:val="en-GB"/>
        </w:rPr>
        <w:t xml:space="preserve"> (33).</w:t>
      </w:r>
    </w:p>
    <w:p w14:paraId="64B49F7B" w14:textId="77777777" w:rsidR="004A2AF7" w:rsidRPr="00C24040" w:rsidRDefault="004A2AF7" w:rsidP="00922CED">
      <w:pPr>
        <w:pStyle w:val="NormalWeb"/>
        <w:spacing w:line="276" w:lineRule="auto"/>
        <w:jc w:val="both"/>
        <w:rPr>
          <w:lang w:val="en-GB"/>
        </w:rPr>
      </w:pPr>
      <w:r w:rsidRPr="00C24040">
        <w:rPr>
          <w:lang w:val="en-GB"/>
        </w:rPr>
        <w:t xml:space="preserve">There was a notable positive shift in counsellors' attitudes and beliefs towards GBV after the training. The program aimed to challenge existing myths and misinformation about GBV, </w:t>
      </w:r>
      <w:r w:rsidR="00D24AEF" w:rsidRPr="00C24040">
        <w:rPr>
          <w:lang w:val="en-GB"/>
        </w:rPr>
        <w:t xml:space="preserve">encouraging </w:t>
      </w:r>
      <w:r w:rsidRPr="00C24040">
        <w:rPr>
          <w:lang w:val="en-GB"/>
        </w:rPr>
        <w:t xml:space="preserve">more </w:t>
      </w:r>
      <w:r w:rsidR="00F742E6" w:rsidRPr="00C24040">
        <w:rPr>
          <w:lang w:val="en-GB"/>
        </w:rPr>
        <w:t>favourable</w:t>
      </w:r>
      <w:r w:rsidRPr="00C24040">
        <w:rPr>
          <w:lang w:val="en-GB"/>
        </w:rPr>
        <w:t xml:space="preserve"> attitudes towards </w:t>
      </w:r>
      <w:r w:rsidR="0049099A" w:rsidRPr="00C24040">
        <w:rPr>
          <w:lang w:val="en-GB"/>
        </w:rPr>
        <w:t xml:space="preserve">survivors </w:t>
      </w:r>
      <w:r w:rsidRPr="00C24040">
        <w:rPr>
          <w:lang w:val="en-GB"/>
        </w:rPr>
        <w:t xml:space="preserve">and the importance of screening for violence. The post-training assessments showed significant improvements in attitudes, as counsellors were more likely to agree with the necessity of screening for GBV during each visit and less likely to hold </w:t>
      </w:r>
      <w:r w:rsidR="00F742E6" w:rsidRPr="00C24040">
        <w:rPr>
          <w:lang w:val="en-GB"/>
        </w:rPr>
        <w:t>unfavourable</w:t>
      </w:r>
      <w:r w:rsidRPr="00C24040">
        <w:rPr>
          <w:lang w:val="en-GB"/>
        </w:rPr>
        <w:t xml:space="preserve"> beliefs that IPV cannot be prevented.</w:t>
      </w:r>
      <w:r w:rsidR="008D7CB3" w:rsidRPr="00C24040">
        <w:rPr>
          <w:lang w:val="en-GB"/>
        </w:rPr>
        <w:t xml:space="preserve"> The midwives' knowledge and attitudes toward domestic violence was improved by group and compact disc training methods (29).</w:t>
      </w:r>
    </w:p>
    <w:p w14:paraId="00572DEB" w14:textId="77777777" w:rsidR="004A2AF7" w:rsidRPr="00C24040" w:rsidRDefault="004A2AF7" w:rsidP="00922CED">
      <w:pPr>
        <w:pStyle w:val="NormalWeb"/>
        <w:spacing w:line="276" w:lineRule="auto"/>
        <w:jc w:val="both"/>
        <w:rPr>
          <w:lang w:val="en-GB"/>
        </w:rPr>
      </w:pPr>
      <w:r w:rsidRPr="00C24040">
        <w:rPr>
          <w:lang w:val="en-GB"/>
        </w:rPr>
        <w:t xml:space="preserve">The training significantly boosted counsellors' confidence in managing GBV cases. Confidence levels in identifying and assessing various forms of violence, providing psychological first aid, and making safety plans increased markedly. </w:t>
      </w:r>
      <w:proofErr w:type="spellStart"/>
      <w:r w:rsidR="00666E4F" w:rsidRPr="00C24040">
        <w:rPr>
          <w:lang w:val="en-GB"/>
        </w:rPr>
        <w:t>Moskovic</w:t>
      </w:r>
      <w:proofErr w:type="spellEnd"/>
      <w:r w:rsidR="00666E4F" w:rsidRPr="00C24040">
        <w:rPr>
          <w:lang w:val="en-GB"/>
        </w:rPr>
        <w:t xml:space="preserve"> (2008) found that outreach training </w:t>
      </w:r>
      <w:r w:rsidR="004674F9" w:rsidRPr="00C24040">
        <w:rPr>
          <w:lang w:val="en-GB"/>
        </w:rPr>
        <w:t xml:space="preserve">for </w:t>
      </w:r>
      <w:r w:rsidR="00666E4F" w:rsidRPr="00C24040">
        <w:rPr>
          <w:lang w:val="en-GB"/>
        </w:rPr>
        <w:t xml:space="preserve">medical students more confident in dealing with </w:t>
      </w:r>
      <w:r w:rsidR="004674F9" w:rsidRPr="00C24040">
        <w:rPr>
          <w:lang w:val="en-GB"/>
        </w:rPr>
        <w:t xml:space="preserve">adolescent </w:t>
      </w:r>
      <w:r w:rsidR="00666E4F" w:rsidRPr="00C24040">
        <w:rPr>
          <w:lang w:val="en-GB"/>
        </w:rPr>
        <w:t>IPV.</w:t>
      </w:r>
      <w:r w:rsidR="004674F9" w:rsidRPr="00C24040">
        <w:rPr>
          <w:lang w:val="en-GB"/>
        </w:rPr>
        <w:t xml:space="preserve"> Of 12 studies comparing IPV training to no intervention in different cadres of professionals, seven found that training improved healthcare professionals' readiness to respond to IPV. Six studies showed significant improvement within 12 months (SMD 2.44; P &lt; 0.001), indicating a strong positive effect. (30). </w:t>
      </w:r>
      <w:proofErr w:type="spellStart"/>
      <w:r w:rsidR="005E6C71" w:rsidRPr="00C24040">
        <w:rPr>
          <w:lang w:val="en-GB"/>
        </w:rPr>
        <w:t>Haist</w:t>
      </w:r>
      <w:proofErr w:type="spellEnd"/>
      <w:r w:rsidR="005E6C71" w:rsidRPr="00C24040">
        <w:rPr>
          <w:lang w:val="en-GB"/>
        </w:rPr>
        <w:t xml:space="preserve"> (2007) and Short (2006b) investigated safety planning. </w:t>
      </w:r>
      <w:proofErr w:type="spellStart"/>
      <w:r w:rsidR="005E6C71" w:rsidRPr="00C24040">
        <w:rPr>
          <w:lang w:val="en-GB"/>
        </w:rPr>
        <w:t>Haist</w:t>
      </w:r>
      <w:proofErr w:type="spellEnd"/>
      <w:r w:rsidR="005E6C71" w:rsidRPr="00C24040">
        <w:rPr>
          <w:lang w:val="en-GB"/>
        </w:rPr>
        <w:t xml:space="preserve"> found improved safety planning post-training with simulated patients (P = 0.04) among residents, while Short found little impact among primary care physicians </w:t>
      </w:r>
      <w:r w:rsidR="00EC19C1" w:rsidRPr="00C24040">
        <w:rPr>
          <w:lang w:val="en-GB"/>
        </w:rPr>
        <w:t xml:space="preserve">(31, 32). </w:t>
      </w:r>
    </w:p>
    <w:p w14:paraId="2B8949FE" w14:textId="77777777" w:rsidR="00EC19C1" w:rsidRPr="00C24040" w:rsidRDefault="004A2AF7" w:rsidP="00922CED">
      <w:pPr>
        <w:pStyle w:val="NormalWeb"/>
        <w:spacing w:line="276" w:lineRule="auto"/>
        <w:jc w:val="both"/>
        <w:rPr>
          <w:lang w:val="en-GB"/>
        </w:rPr>
      </w:pPr>
      <w:r w:rsidRPr="00C24040">
        <w:rPr>
          <w:lang w:val="en-GB"/>
        </w:rPr>
        <w:t xml:space="preserve">The training program also addressed several barriers that counsellors face in providing effective support to GBV survivors. The </w:t>
      </w:r>
      <w:r w:rsidR="00F328CA" w:rsidRPr="00C24040">
        <w:rPr>
          <w:lang w:val="en-GB"/>
        </w:rPr>
        <w:t>most reported</w:t>
      </w:r>
      <w:r w:rsidRPr="00C24040">
        <w:rPr>
          <w:lang w:val="en-GB"/>
        </w:rPr>
        <w:t xml:space="preserve"> barriers pre-training included concerns about legal issues, lack of training, and fears of offending or upsetting the victims. However, some barriers such as lack of privacy and time constraints remained significant challenges, suggesting a need for systemic changes in the OSCs to support the counsellors better. Furthermore, the study by </w:t>
      </w:r>
      <w:proofErr w:type="spellStart"/>
      <w:r w:rsidRPr="00C24040">
        <w:rPr>
          <w:lang w:val="en-GB"/>
        </w:rPr>
        <w:t>Bhate-Deosthali</w:t>
      </w:r>
      <w:proofErr w:type="spellEnd"/>
      <w:r w:rsidRPr="00C24040">
        <w:rPr>
          <w:lang w:val="en-GB"/>
        </w:rPr>
        <w:t xml:space="preserve"> et al. (2018) suggests that addressing these systemic barriers is crucial for the effective functioning of OSCs​​.</w:t>
      </w:r>
      <w:r w:rsidR="00F66546" w:rsidRPr="00C24040">
        <w:rPr>
          <w:lang w:val="en-GB"/>
        </w:rPr>
        <w:t xml:space="preserve"> </w:t>
      </w:r>
    </w:p>
    <w:p w14:paraId="35D117C6" w14:textId="77777777" w:rsidR="003F63BA" w:rsidRPr="003F63BA" w:rsidRDefault="00D95FE0" w:rsidP="00922CED">
      <w:pPr>
        <w:spacing w:line="276" w:lineRule="auto"/>
        <w:jc w:val="both"/>
        <w:rPr>
          <w:rFonts w:ascii="Times New Roman" w:hAnsi="Times New Roman" w:cs="Times New Roman"/>
        </w:rPr>
      </w:pPr>
      <w:r w:rsidRPr="003F63BA">
        <w:rPr>
          <w:rFonts w:ascii="Times New Roman" w:hAnsi="Times New Roman" w:cs="Times New Roman"/>
        </w:rPr>
        <w:t xml:space="preserve">Limitations – </w:t>
      </w:r>
      <w:r w:rsidR="003F63BA" w:rsidRPr="003F63BA">
        <w:rPr>
          <w:rFonts w:ascii="Times New Roman" w:hAnsi="Times New Roman" w:cs="Times New Roman"/>
        </w:rPr>
        <w:t xml:space="preserve">The study's methodology faced several limitations. Pre- and post-assessments conducted immediately after training lacked a contemporaneous control group, potentially introducing bias if conditions differed across time points. Clinical changes in practice were not assessed, highlighting the need for follow-up evaluations and refresher courses, as the impact of educational programs often diminishes over time. Additionally, the use of Survey Monkey </w:t>
      </w:r>
      <w:r w:rsidR="003F63BA" w:rsidRPr="003F63BA">
        <w:rPr>
          <w:rFonts w:ascii="Times New Roman" w:hAnsi="Times New Roman" w:cs="Times New Roman"/>
        </w:rPr>
        <w:lastRenderedPageBreak/>
        <w:t>forms presented challenges with validity, particularly in diverse cultural contexts, and language-related issues in translations may have influenced participants’ responses. Institutionalized mechanisms for ongoing training and reinforcement are essential to sustain long-term benefits. A key strength of the study is its large sample size, which enhances the reliability of findings. Additionally, the inclusion of diverse populations and multilingual resources ensured cultural and regional relevance, making the program’s outcomes broadly applicable across India’s varied contexts.</w:t>
      </w:r>
    </w:p>
    <w:p w14:paraId="12442E72" w14:textId="77777777" w:rsidR="003F63BA" w:rsidRPr="003F63BA" w:rsidRDefault="003F63BA" w:rsidP="00922CED">
      <w:pPr>
        <w:spacing w:line="276" w:lineRule="auto"/>
        <w:jc w:val="both"/>
        <w:rPr>
          <w:rFonts w:ascii="Times New Roman" w:hAnsi="Times New Roman" w:cs="Times New Roman"/>
        </w:rPr>
      </w:pPr>
    </w:p>
    <w:p w14:paraId="79A5691F" w14:textId="3189E5DD" w:rsidR="00EC19C1" w:rsidRPr="003F63BA" w:rsidRDefault="00EC19C1" w:rsidP="00922CED">
      <w:pPr>
        <w:spacing w:line="276" w:lineRule="auto"/>
        <w:jc w:val="both"/>
        <w:rPr>
          <w:rFonts w:ascii="Times New Roman" w:hAnsi="Times New Roman" w:cs="Times New Roman"/>
        </w:rPr>
      </w:pPr>
      <w:r w:rsidRPr="003F63BA">
        <w:rPr>
          <w:rFonts w:ascii="Times New Roman" w:hAnsi="Times New Roman" w:cs="Times New Roman"/>
          <w:b/>
          <w:bCs/>
        </w:rPr>
        <w:t>Conclusions</w:t>
      </w:r>
    </w:p>
    <w:p w14:paraId="59BEB628" w14:textId="77777777" w:rsidR="004A2AF7" w:rsidRPr="00C24040" w:rsidRDefault="004A2AF7" w:rsidP="00922CED">
      <w:pPr>
        <w:pStyle w:val="NormalWeb"/>
        <w:spacing w:line="276" w:lineRule="auto"/>
        <w:jc w:val="both"/>
        <w:rPr>
          <w:lang w:val="en-GB"/>
        </w:rPr>
      </w:pPr>
      <w:r w:rsidRPr="00C24040">
        <w:rPr>
          <w:lang w:val="en-GB"/>
        </w:rPr>
        <w:t>The positive outcomes of the training program suggest that similar initiatives could be beneficial if implemented more broadly across different settings. Policymakers should consider supporting and scaling up such training programs to improve the quality of care provided to GBV survivors. Furthermore, addressing systemic barriers through policy changes, such as ensuring adequate privacy and reducing workload pressures on counsellors, could further enhance service delivery.</w:t>
      </w:r>
    </w:p>
    <w:p w14:paraId="045F0BF4" w14:textId="77777777" w:rsidR="004A2AF7" w:rsidRPr="00C24040" w:rsidRDefault="004A2AF7" w:rsidP="00922CED">
      <w:pPr>
        <w:pStyle w:val="NormalWeb"/>
        <w:spacing w:line="276" w:lineRule="auto"/>
        <w:jc w:val="both"/>
        <w:rPr>
          <w:lang w:val="en-GB"/>
        </w:rPr>
      </w:pPr>
      <w:r w:rsidRPr="00C24040">
        <w:rPr>
          <w:lang w:val="en-GB"/>
        </w:rPr>
        <w:t>In conclusion, the study demonstrates that comprehensive training programs can significantly improve the knowledge, attitudes, and confidence of counsellors in dealing with GBV, ultimately leading to better support for survivors. Continued efforts in training and systemic improvements are essential to sustain these gains and ensure that survivors receive the best possible care.</w:t>
      </w:r>
    </w:p>
    <w:p w14:paraId="4D5A46F0" w14:textId="23420AC4" w:rsidR="003411BF" w:rsidRDefault="00275530" w:rsidP="00922CED">
      <w:pPr>
        <w:spacing w:line="276" w:lineRule="auto"/>
        <w:jc w:val="both"/>
        <w:rPr>
          <w:rFonts w:ascii="Times New Roman" w:hAnsi="Times New Roman" w:cs="Times New Roman"/>
          <w:b/>
          <w:bCs/>
        </w:rPr>
      </w:pPr>
      <w:r>
        <w:rPr>
          <w:rFonts w:ascii="Times New Roman" w:hAnsi="Times New Roman" w:cs="Times New Roman"/>
          <w:b/>
          <w:bCs/>
        </w:rPr>
        <w:t>Acknowledgeme</w:t>
      </w:r>
      <w:r w:rsidR="006608E2">
        <w:rPr>
          <w:rFonts w:ascii="Times New Roman" w:hAnsi="Times New Roman" w:cs="Times New Roman"/>
          <w:b/>
          <w:bCs/>
        </w:rPr>
        <w:t>n</w:t>
      </w:r>
      <w:r>
        <w:rPr>
          <w:rFonts w:ascii="Times New Roman" w:hAnsi="Times New Roman" w:cs="Times New Roman"/>
          <w:b/>
          <w:bCs/>
        </w:rPr>
        <w:t>ts</w:t>
      </w:r>
    </w:p>
    <w:p w14:paraId="3345E9D3" w14:textId="59EAE204" w:rsidR="00275530" w:rsidRPr="00C24040" w:rsidRDefault="00275530" w:rsidP="00922CED">
      <w:pPr>
        <w:spacing w:line="276" w:lineRule="auto"/>
        <w:jc w:val="both"/>
        <w:rPr>
          <w:rFonts w:ascii="Times New Roman" w:hAnsi="Times New Roman" w:cs="Times New Roman"/>
          <w:b/>
          <w:bCs/>
        </w:rPr>
      </w:pPr>
      <w:r w:rsidRPr="00C24040">
        <w:rPr>
          <w:rFonts w:ascii="Times New Roman" w:hAnsi="Times New Roman" w:cs="Times New Roman"/>
        </w:rPr>
        <w:t>The training was part of the Project funded by Ministry of Women and Child Development.</w:t>
      </w:r>
      <w:r w:rsidRPr="00C24040">
        <w:rPr>
          <w:rFonts w:ascii="Times New Roman" w:hAnsi="Times New Roman" w:cs="Times New Roman"/>
        </w:rPr>
        <w:tab/>
      </w:r>
      <w:r w:rsidRPr="00C24040">
        <w:rPr>
          <w:rFonts w:ascii="Times New Roman" w:hAnsi="Times New Roman" w:cs="Times New Roman"/>
          <w:b/>
          <w:bCs/>
        </w:rPr>
        <w:br/>
      </w:r>
    </w:p>
    <w:p w14:paraId="1B6040FA" w14:textId="77777777" w:rsidR="00184582" w:rsidRPr="00C24040" w:rsidRDefault="00304402" w:rsidP="00922CED">
      <w:pPr>
        <w:spacing w:line="276" w:lineRule="auto"/>
        <w:jc w:val="both"/>
        <w:rPr>
          <w:rFonts w:ascii="Times New Roman" w:hAnsi="Times New Roman" w:cs="Times New Roman"/>
          <w:b/>
          <w:bCs/>
        </w:rPr>
      </w:pPr>
      <w:r w:rsidRPr="00C24040">
        <w:rPr>
          <w:rFonts w:ascii="Times New Roman" w:hAnsi="Times New Roman" w:cs="Times New Roman"/>
          <w:b/>
          <w:bCs/>
        </w:rPr>
        <w:t>References</w:t>
      </w:r>
    </w:p>
    <w:p w14:paraId="56A97DDA" w14:textId="77777777" w:rsidR="00304402" w:rsidRPr="00C24040" w:rsidRDefault="00304402" w:rsidP="00922CED">
      <w:pPr>
        <w:spacing w:line="276" w:lineRule="auto"/>
        <w:jc w:val="both"/>
        <w:rPr>
          <w:rFonts w:ascii="Times New Roman" w:hAnsi="Times New Roman" w:cs="Times New Roman"/>
          <w:b/>
          <w:bCs/>
        </w:rPr>
      </w:pPr>
    </w:p>
    <w:p w14:paraId="75E72196" w14:textId="77777777" w:rsidR="0032329F" w:rsidRPr="0032329F" w:rsidRDefault="00304402" w:rsidP="0032329F">
      <w:pPr>
        <w:pStyle w:val="Bibliography"/>
        <w:rPr>
          <w:rFonts w:ascii="Times New Roman" w:hAnsi="Times New Roman" w:cs="Times New Roman"/>
        </w:rPr>
      </w:pPr>
      <w:r w:rsidRPr="00C24040">
        <w:rPr>
          <w:rFonts w:cs="Times New Roman"/>
          <w:b/>
          <w:bCs/>
        </w:rPr>
        <w:fldChar w:fldCharType="begin"/>
      </w:r>
      <w:r w:rsidR="00B2397E">
        <w:rPr>
          <w:rFonts w:cs="Times New Roman"/>
          <w:b/>
          <w:bCs/>
        </w:rPr>
        <w:instrText xml:space="preserve"> ADDIN ZOTERO_BIBL {"uncited":[],"omitted":[],"custom":[]} CSL_BIBLIOGRAPHY </w:instrText>
      </w:r>
      <w:r w:rsidRPr="00C24040">
        <w:rPr>
          <w:rFonts w:cs="Times New Roman"/>
          <w:b/>
          <w:bCs/>
        </w:rPr>
        <w:fldChar w:fldCharType="separate"/>
      </w:r>
      <w:r w:rsidR="0032329F" w:rsidRPr="0032329F">
        <w:rPr>
          <w:rFonts w:ascii="Times New Roman" w:hAnsi="Times New Roman" w:cs="Times New Roman"/>
        </w:rPr>
        <w:t>1.</w:t>
      </w:r>
      <w:r w:rsidR="0032329F" w:rsidRPr="0032329F">
        <w:rPr>
          <w:rFonts w:ascii="Times New Roman" w:hAnsi="Times New Roman" w:cs="Times New Roman"/>
        </w:rPr>
        <w:tab/>
        <w:t>Gender-based Violence - Inter-Agency Field Manual on Reproductive Health in Humanitarian Settings - NCBI Bookshelf. Accessed March 27, 2024. https://www.ncbi.nlm.nih.gov/books/NBK305160/</w:t>
      </w:r>
    </w:p>
    <w:p w14:paraId="3F00773F"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2.</w:t>
      </w:r>
      <w:r w:rsidRPr="0032329F">
        <w:rPr>
          <w:rFonts w:ascii="Times New Roman" w:hAnsi="Times New Roman" w:cs="Times New Roman"/>
        </w:rPr>
        <w:tab/>
        <w:t xml:space="preserve">Organization WH. </w:t>
      </w:r>
      <w:r w:rsidRPr="0032329F">
        <w:rPr>
          <w:rFonts w:ascii="Times New Roman" w:hAnsi="Times New Roman" w:cs="Times New Roman"/>
          <w:i/>
          <w:iCs/>
        </w:rPr>
        <w:t>Violence against Women Prevalence Estimates, 2018: Global, Regional and National Prevalence Estimates for Intimate Partner Violence against Women and Global and Regional Prevalence Estimates for Non-Partner Sexual Violence against Women</w:t>
      </w:r>
      <w:r w:rsidRPr="0032329F">
        <w:rPr>
          <w:rFonts w:ascii="Times New Roman" w:hAnsi="Times New Roman" w:cs="Times New Roman"/>
        </w:rPr>
        <w:t>. World Health Organization; 2021.</w:t>
      </w:r>
    </w:p>
    <w:p w14:paraId="0FEB7A31"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3.</w:t>
      </w:r>
      <w:r w:rsidRPr="0032329F">
        <w:rPr>
          <w:rFonts w:ascii="Times New Roman" w:hAnsi="Times New Roman" w:cs="Times New Roman"/>
        </w:rPr>
        <w:tab/>
        <w:t>National Family Health Survey. Accessed March 27, 2024. https://rchiips.org/nfhs/</w:t>
      </w:r>
    </w:p>
    <w:p w14:paraId="57BB5628"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4.</w:t>
      </w:r>
      <w:r w:rsidRPr="0032329F">
        <w:rPr>
          <w:rFonts w:ascii="Times New Roman" w:hAnsi="Times New Roman" w:cs="Times New Roman"/>
        </w:rPr>
        <w:tab/>
        <w:t xml:space="preserve">Ghoshal R, Patil P, Sinha I, et al. Factors associated with help-seeking by women facing intimate partner violence in India: findings from National Family Health Survey-5 (2019–2021). </w:t>
      </w:r>
      <w:r w:rsidRPr="0032329F">
        <w:rPr>
          <w:rFonts w:ascii="Times New Roman" w:hAnsi="Times New Roman" w:cs="Times New Roman"/>
          <w:i/>
          <w:iCs/>
        </w:rPr>
        <w:t>BMC Global and Public Health</w:t>
      </w:r>
      <w:r w:rsidRPr="0032329F">
        <w:rPr>
          <w:rFonts w:ascii="Times New Roman" w:hAnsi="Times New Roman" w:cs="Times New Roman"/>
        </w:rPr>
        <w:t>. 2024;2(1):25. doi:10.1186/s44263-024-00056-3</w:t>
      </w:r>
    </w:p>
    <w:p w14:paraId="48E52AC0"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lastRenderedPageBreak/>
        <w:t>5.</w:t>
      </w:r>
      <w:r w:rsidRPr="0032329F">
        <w:rPr>
          <w:rFonts w:ascii="Times New Roman" w:hAnsi="Times New Roman" w:cs="Times New Roman"/>
        </w:rPr>
        <w:tab/>
      </w:r>
      <w:proofErr w:type="spellStart"/>
      <w:r w:rsidRPr="0032329F">
        <w:rPr>
          <w:rFonts w:ascii="Times New Roman" w:hAnsi="Times New Roman" w:cs="Times New Roman"/>
        </w:rPr>
        <w:t>Leonardsson</w:t>
      </w:r>
      <w:proofErr w:type="spellEnd"/>
      <w:r w:rsidRPr="0032329F">
        <w:rPr>
          <w:rFonts w:ascii="Times New Roman" w:hAnsi="Times New Roman" w:cs="Times New Roman"/>
        </w:rPr>
        <w:t xml:space="preserve"> M, San Sebastian M. Prevalence and predictors of help-seeking for women exposed to spousal violence in India – a cross-sectional study. </w:t>
      </w:r>
      <w:r w:rsidRPr="0032329F">
        <w:rPr>
          <w:rFonts w:ascii="Times New Roman" w:hAnsi="Times New Roman" w:cs="Times New Roman"/>
          <w:i/>
          <w:iCs/>
        </w:rPr>
        <w:t xml:space="preserve">BMC </w:t>
      </w:r>
      <w:proofErr w:type="spellStart"/>
      <w:r w:rsidRPr="0032329F">
        <w:rPr>
          <w:rFonts w:ascii="Times New Roman" w:hAnsi="Times New Roman" w:cs="Times New Roman"/>
          <w:i/>
          <w:iCs/>
        </w:rPr>
        <w:t>Womens</w:t>
      </w:r>
      <w:proofErr w:type="spellEnd"/>
      <w:r w:rsidRPr="0032329F">
        <w:rPr>
          <w:rFonts w:ascii="Times New Roman" w:hAnsi="Times New Roman" w:cs="Times New Roman"/>
          <w:i/>
          <w:iCs/>
        </w:rPr>
        <w:t xml:space="preserve"> Health</w:t>
      </w:r>
      <w:r w:rsidRPr="0032329F">
        <w:rPr>
          <w:rFonts w:ascii="Times New Roman" w:hAnsi="Times New Roman" w:cs="Times New Roman"/>
        </w:rPr>
        <w:t>. 2017;17:99. doi:10.1186/s12905-017-0453-4</w:t>
      </w:r>
    </w:p>
    <w:p w14:paraId="1AA5E902"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6.</w:t>
      </w:r>
      <w:r w:rsidRPr="0032329F">
        <w:rPr>
          <w:rFonts w:ascii="Times New Roman" w:hAnsi="Times New Roman" w:cs="Times New Roman"/>
        </w:rPr>
        <w:tab/>
        <w:t>The Lancet Psychiatry Commission on intimate partner violence and mental health: advancing mental health services, research, and policy - The Lancet Psychiatry. Accessed March 27, 2024. https://www.thelancet.com/journals/lanpsy/article/PIIS2215-0366(22)00008-6/fulltext</w:t>
      </w:r>
    </w:p>
    <w:p w14:paraId="69E8C2B9"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7.</w:t>
      </w:r>
      <w:r w:rsidRPr="0032329F">
        <w:rPr>
          <w:rFonts w:ascii="Times New Roman" w:hAnsi="Times New Roman" w:cs="Times New Roman"/>
        </w:rPr>
        <w:tab/>
        <w:t xml:space="preserve">Stover CS, Lent K. Training and certification for domestic violence service providers: The need for a national standard curriculum and training approach. </w:t>
      </w:r>
      <w:r w:rsidRPr="0032329F">
        <w:rPr>
          <w:rFonts w:ascii="Times New Roman" w:hAnsi="Times New Roman" w:cs="Times New Roman"/>
          <w:i/>
          <w:iCs/>
        </w:rPr>
        <w:t>Psychology of Violence</w:t>
      </w:r>
      <w:r w:rsidRPr="0032329F">
        <w:rPr>
          <w:rFonts w:ascii="Times New Roman" w:hAnsi="Times New Roman" w:cs="Times New Roman"/>
        </w:rPr>
        <w:t>. 2014;4(2):117-127. doi:10.1037/a0036022</w:t>
      </w:r>
    </w:p>
    <w:p w14:paraId="21831A9C"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8.</w:t>
      </w:r>
      <w:r w:rsidRPr="0032329F">
        <w:rPr>
          <w:rFonts w:ascii="Times New Roman" w:hAnsi="Times New Roman" w:cs="Times New Roman"/>
        </w:rPr>
        <w:tab/>
        <w:t xml:space="preserve">Simmons CA, Lindsey L, Delaney MJ, Whalley A, Beck JG. Real-World Barriers to Assessing and Treating Mental Health Problems With IPV Survivors: A Qualitative Study. </w:t>
      </w:r>
      <w:r w:rsidRPr="0032329F">
        <w:rPr>
          <w:rFonts w:ascii="Times New Roman" w:hAnsi="Times New Roman" w:cs="Times New Roman"/>
          <w:i/>
          <w:iCs/>
        </w:rPr>
        <w:t xml:space="preserve">J </w:t>
      </w:r>
      <w:proofErr w:type="spellStart"/>
      <w:r w:rsidRPr="0032329F">
        <w:rPr>
          <w:rFonts w:ascii="Times New Roman" w:hAnsi="Times New Roman" w:cs="Times New Roman"/>
          <w:i/>
          <w:iCs/>
        </w:rPr>
        <w:t>Interpers</w:t>
      </w:r>
      <w:proofErr w:type="spellEnd"/>
      <w:r w:rsidRPr="0032329F">
        <w:rPr>
          <w:rFonts w:ascii="Times New Roman" w:hAnsi="Times New Roman" w:cs="Times New Roman"/>
          <w:i/>
          <w:iCs/>
        </w:rPr>
        <w:t xml:space="preserve"> Violence</w:t>
      </w:r>
      <w:r w:rsidRPr="0032329F">
        <w:rPr>
          <w:rFonts w:ascii="Times New Roman" w:hAnsi="Times New Roman" w:cs="Times New Roman"/>
        </w:rPr>
        <w:t>. 2015;30(12):2067-2086. doi:10.1177/0886260514552275</w:t>
      </w:r>
    </w:p>
    <w:p w14:paraId="3DA09FA0"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9.</w:t>
      </w:r>
      <w:r w:rsidRPr="0032329F">
        <w:rPr>
          <w:rFonts w:ascii="Times New Roman" w:hAnsi="Times New Roman" w:cs="Times New Roman"/>
        </w:rPr>
        <w:tab/>
      </w:r>
      <w:proofErr w:type="spellStart"/>
      <w:r w:rsidRPr="0032329F">
        <w:rPr>
          <w:rFonts w:ascii="Times New Roman" w:hAnsi="Times New Roman" w:cs="Times New Roman"/>
        </w:rPr>
        <w:t>Grigaitė</w:t>
      </w:r>
      <w:proofErr w:type="spellEnd"/>
      <w:r w:rsidRPr="0032329F">
        <w:rPr>
          <w:rFonts w:ascii="Times New Roman" w:hAnsi="Times New Roman" w:cs="Times New Roman"/>
        </w:rPr>
        <w:t xml:space="preserve"> U, </w:t>
      </w:r>
      <w:proofErr w:type="spellStart"/>
      <w:r w:rsidRPr="0032329F">
        <w:rPr>
          <w:rFonts w:ascii="Times New Roman" w:hAnsi="Times New Roman" w:cs="Times New Roman"/>
        </w:rPr>
        <w:t>Klidziūtė</w:t>
      </w:r>
      <w:proofErr w:type="spellEnd"/>
      <w:r w:rsidRPr="0032329F">
        <w:rPr>
          <w:rFonts w:ascii="Times New Roman" w:hAnsi="Times New Roman" w:cs="Times New Roman"/>
        </w:rPr>
        <w:t xml:space="preserve"> G, </w:t>
      </w:r>
      <w:proofErr w:type="spellStart"/>
      <w:r w:rsidRPr="0032329F">
        <w:rPr>
          <w:rFonts w:ascii="Times New Roman" w:hAnsi="Times New Roman" w:cs="Times New Roman"/>
        </w:rPr>
        <w:t>Aluh</w:t>
      </w:r>
      <w:proofErr w:type="spellEnd"/>
      <w:r w:rsidRPr="0032329F">
        <w:rPr>
          <w:rFonts w:ascii="Times New Roman" w:hAnsi="Times New Roman" w:cs="Times New Roman"/>
        </w:rPr>
        <w:t xml:space="preserve"> DO, et al. Responding to the needs of survivors of intimate partner violence in Lithuania: perceptions of mental health and social care professionals. </w:t>
      </w:r>
      <w:r w:rsidRPr="0032329F">
        <w:rPr>
          <w:rFonts w:ascii="Times New Roman" w:hAnsi="Times New Roman" w:cs="Times New Roman"/>
          <w:i/>
          <w:iCs/>
        </w:rPr>
        <w:t>Women Health</w:t>
      </w:r>
      <w:r w:rsidRPr="0032329F">
        <w:rPr>
          <w:rFonts w:ascii="Times New Roman" w:hAnsi="Times New Roman" w:cs="Times New Roman"/>
        </w:rPr>
        <w:t>. 2024;64(7):559-572. doi:10.1080/03630242.2024.2382419</w:t>
      </w:r>
    </w:p>
    <w:p w14:paraId="56188581"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10.</w:t>
      </w:r>
      <w:r w:rsidRPr="0032329F">
        <w:rPr>
          <w:rFonts w:ascii="Times New Roman" w:hAnsi="Times New Roman" w:cs="Times New Roman"/>
        </w:rPr>
        <w:tab/>
        <w:t>Simmons CA, Delaney MJ, Lindsey L, Whalley A, Murry-</w:t>
      </w:r>
      <w:proofErr w:type="spellStart"/>
      <w:r w:rsidRPr="0032329F">
        <w:rPr>
          <w:rFonts w:ascii="Times New Roman" w:hAnsi="Times New Roman" w:cs="Times New Roman"/>
        </w:rPr>
        <w:t>Drobot</w:t>
      </w:r>
      <w:proofErr w:type="spellEnd"/>
      <w:r w:rsidRPr="0032329F">
        <w:rPr>
          <w:rFonts w:ascii="Times New Roman" w:hAnsi="Times New Roman" w:cs="Times New Roman"/>
        </w:rPr>
        <w:t xml:space="preserve"> O, Gayle Beck J. Should Programs Designed to Help IPV Survivors Screen for Mental Health-Related Problems: Voices From the Field. </w:t>
      </w:r>
      <w:r w:rsidRPr="0032329F">
        <w:rPr>
          <w:rFonts w:ascii="Times New Roman" w:hAnsi="Times New Roman" w:cs="Times New Roman"/>
          <w:i/>
          <w:iCs/>
        </w:rPr>
        <w:t>Violence Against Women</w:t>
      </w:r>
      <w:r w:rsidRPr="0032329F">
        <w:rPr>
          <w:rFonts w:ascii="Times New Roman" w:hAnsi="Times New Roman" w:cs="Times New Roman"/>
        </w:rPr>
        <w:t>. 2017;23(5):603-622. doi:10.1177/1077801216646225</w:t>
      </w:r>
    </w:p>
    <w:p w14:paraId="05C6918A"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11.</w:t>
      </w:r>
      <w:r w:rsidRPr="0032329F">
        <w:rPr>
          <w:rFonts w:ascii="Times New Roman" w:hAnsi="Times New Roman" w:cs="Times New Roman"/>
        </w:rPr>
        <w:tab/>
        <w:t xml:space="preserve">Gregory A, Ramsay J, Agnew-Davies R, et al. Primary care Identification and Referral to Improve Safety of women experiencing domestic violence (IRIS): protocol for a pragmatic cluster randomised controlled trial. </w:t>
      </w:r>
      <w:r w:rsidRPr="0032329F">
        <w:rPr>
          <w:rFonts w:ascii="Times New Roman" w:hAnsi="Times New Roman" w:cs="Times New Roman"/>
          <w:i/>
          <w:iCs/>
        </w:rPr>
        <w:t>BMC Public Health</w:t>
      </w:r>
      <w:r w:rsidRPr="0032329F">
        <w:rPr>
          <w:rFonts w:ascii="Times New Roman" w:hAnsi="Times New Roman" w:cs="Times New Roman"/>
        </w:rPr>
        <w:t>. 2010;10(1):54. doi:10.1186/1471-2458-10-54</w:t>
      </w:r>
    </w:p>
    <w:p w14:paraId="2DCA0F49"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12.</w:t>
      </w:r>
      <w:r w:rsidRPr="0032329F">
        <w:rPr>
          <w:rFonts w:ascii="Times New Roman" w:hAnsi="Times New Roman" w:cs="Times New Roman"/>
        </w:rPr>
        <w:tab/>
      </w:r>
      <w:proofErr w:type="spellStart"/>
      <w:r w:rsidRPr="0032329F">
        <w:rPr>
          <w:rFonts w:ascii="Times New Roman" w:hAnsi="Times New Roman" w:cs="Times New Roman"/>
        </w:rPr>
        <w:t>Trevillion</w:t>
      </w:r>
      <w:proofErr w:type="spellEnd"/>
      <w:r w:rsidRPr="0032329F">
        <w:rPr>
          <w:rFonts w:ascii="Times New Roman" w:hAnsi="Times New Roman" w:cs="Times New Roman"/>
        </w:rPr>
        <w:t xml:space="preserve"> K, Hughes B, Feder G, </w:t>
      </w:r>
      <w:proofErr w:type="spellStart"/>
      <w:r w:rsidRPr="0032329F">
        <w:rPr>
          <w:rFonts w:ascii="Times New Roman" w:hAnsi="Times New Roman" w:cs="Times New Roman"/>
        </w:rPr>
        <w:t>Borschmann</w:t>
      </w:r>
      <w:proofErr w:type="spellEnd"/>
      <w:r w:rsidRPr="0032329F">
        <w:rPr>
          <w:rFonts w:ascii="Times New Roman" w:hAnsi="Times New Roman" w:cs="Times New Roman"/>
        </w:rPr>
        <w:t xml:space="preserve"> R, Oram S, Howard LM. Disclosure of domestic violence in mental health settings: A qualitative meta-synthesis. </w:t>
      </w:r>
      <w:r w:rsidRPr="0032329F">
        <w:rPr>
          <w:rFonts w:ascii="Times New Roman" w:hAnsi="Times New Roman" w:cs="Times New Roman"/>
          <w:i/>
          <w:iCs/>
        </w:rPr>
        <w:t>Int Rev Psychiatry</w:t>
      </w:r>
      <w:r w:rsidRPr="0032329F">
        <w:rPr>
          <w:rFonts w:ascii="Times New Roman" w:hAnsi="Times New Roman" w:cs="Times New Roman"/>
        </w:rPr>
        <w:t>. 2014;26(4):430-444. doi:10.3109/09540261.2014.924095</w:t>
      </w:r>
    </w:p>
    <w:p w14:paraId="3BB9272E"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13.</w:t>
      </w:r>
      <w:r w:rsidRPr="0032329F">
        <w:rPr>
          <w:rFonts w:ascii="Times New Roman" w:hAnsi="Times New Roman" w:cs="Times New Roman"/>
        </w:rPr>
        <w:tab/>
        <w:t xml:space="preserve">Barriers and Facilitators to Integrating Health Service Responses to Intimate Partner Violence in Low‐ and Middle‐Income Countries: A Comparative Health Systems and Service Analysis - </w:t>
      </w:r>
      <w:proofErr w:type="spellStart"/>
      <w:r w:rsidRPr="0032329F">
        <w:rPr>
          <w:rFonts w:ascii="Times New Roman" w:hAnsi="Times New Roman" w:cs="Times New Roman"/>
        </w:rPr>
        <w:t>Colombini</w:t>
      </w:r>
      <w:proofErr w:type="spellEnd"/>
      <w:r w:rsidRPr="0032329F">
        <w:rPr>
          <w:rFonts w:ascii="Times New Roman" w:hAnsi="Times New Roman" w:cs="Times New Roman"/>
        </w:rPr>
        <w:t xml:space="preserve"> - 2017 - Studies in Family Planning - Wiley Online Library. Accessed March 27, 2024. https://onlinelibrary.wiley.com/doi/full/10.1111/sifp.12021</w:t>
      </w:r>
    </w:p>
    <w:p w14:paraId="4920EA60"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14.</w:t>
      </w:r>
      <w:r w:rsidRPr="0032329F">
        <w:rPr>
          <w:rFonts w:ascii="Times New Roman" w:hAnsi="Times New Roman" w:cs="Times New Roman"/>
        </w:rPr>
        <w:tab/>
      </w:r>
      <w:proofErr w:type="spellStart"/>
      <w:r w:rsidRPr="0032329F">
        <w:rPr>
          <w:rFonts w:ascii="Times New Roman" w:hAnsi="Times New Roman" w:cs="Times New Roman"/>
        </w:rPr>
        <w:t>Bhate-Deosthali</w:t>
      </w:r>
      <w:proofErr w:type="spellEnd"/>
      <w:r w:rsidRPr="0032329F">
        <w:rPr>
          <w:rFonts w:ascii="Times New Roman" w:hAnsi="Times New Roman" w:cs="Times New Roman"/>
        </w:rPr>
        <w:t xml:space="preserve"> P, Pal P, Hogan M. Toolkit for Designing One-Stop Crisis Centres for Survivors of Gender-Based Violence:</w:t>
      </w:r>
    </w:p>
    <w:p w14:paraId="0ECC367A"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15.</w:t>
      </w:r>
      <w:r w:rsidRPr="0032329F">
        <w:rPr>
          <w:rFonts w:ascii="Times New Roman" w:hAnsi="Times New Roman" w:cs="Times New Roman"/>
        </w:rPr>
        <w:tab/>
        <w:t xml:space="preserve">Verma P, Puri P, Sharma D, Singh S. Role of ‘One Stop Crisis Centre’ in Identifying and Assisting Victims of Violence in an Indian Health Care Setup. </w:t>
      </w:r>
      <w:r w:rsidRPr="0032329F">
        <w:rPr>
          <w:rFonts w:ascii="Times New Roman" w:hAnsi="Times New Roman" w:cs="Times New Roman"/>
          <w:i/>
          <w:iCs/>
        </w:rPr>
        <w:t>Cent Asian J Glob Health</w:t>
      </w:r>
      <w:r w:rsidRPr="0032329F">
        <w:rPr>
          <w:rFonts w:ascii="Times New Roman" w:hAnsi="Times New Roman" w:cs="Times New Roman"/>
        </w:rPr>
        <w:t>. 9(1):e297. doi:10.5195/cajgh.2020.297</w:t>
      </w:r>
    </w:p>
    <w:p w14:paraId="4B529261"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16.</w:t>
      </w:r>
      <w:r w:rsidRPr="0032329F">
        <w:rPr>
          <w:rFonts w:ascii="Times New Roman" w:hAnsi="Times New Roman" w:cs="Times New Roman"/>
        </w:rPr>
        <w:tab/>
        <w:t>Sabha L. GOVERNMENT OF INDIA MINISTRY OF WOMEN AND CHILD DEVELOPMENT.</w:t>
      </w:r>
    </w:p>
    <w:p w14:paraId="39C66596"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lastRenderedPageBreak/>
        <w:t>17.</w:t>
      </w:r>
      <w:r w:rsidRPr="0032329F">
        <w:rPr>
          <w:rFonts w:ascii="Times New Roman" w:hAnsi="Times New Roman" w:cs="Times New Roman"/>
        </w:rPr>
        <w:tab/>
        <w:t>1580720897_OSC_G.pdf. Accessed July 26, 2024. https://sakhi.gov.in/assets/site/main/resource_directory/1580720897_OSC_G.pdf</w:t>
      </w:r>
    </w:p>
    <w:p w14:paraId="0B33F6E0"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18.</w:t>
      </w:r>
      <w:r w:rsidRPr="0032329F">
        <w:rPr>
          <w:rFonts w:ascii="Times New Roman" w:hAnsi="Times New Roman" w:cs="Times New Roman"/>
        </w:rPr>
        <w:tab/>
        <w:t xml:space="preserve">García-Moreno C, Hegarty K, </w:t>
      </w:r>
      <w:proofErr w:type="spellStart"/>
      <w:r w:rsidRPr="0032329F">
        <w:rPr>
          <w:rFonts w:ascii="Times New Roman" w:hAnsi="Times New Roman" w:cs="Times New Roman"/>
        </w:rPr>
        <w:t>d’Oliveira</w:t>
      </w:r>
      <w:proofErr w:type="spellEnd"/>
      <w:r w:rsidRPr="0032329F">
        <w:rPr>
          <w:rFonts w:ascii="Times New Roman" w:hAnsi="Times New Roman" w:cs="Times New Roman"/>
        </w:rPr>
        <w:t xml:space="preserve"> AFL, </w:t>
      </w:r>
      <w:proofErr w:type="spellStart"/>
      <w:r w:rsidRPr="0032329F">
        <w:rPr>
          <w:rFonts w:ascii="Times New Roman" w:hAnsi="Times New Roman" w:cs="Times New Roman"/>
        </w:rPr>
        <w:t>Koziol</w:t>
      </w:r>
      <w:proofErr w:type="spellEnd"/>
      <w:r w:rsidRPr="0032329F">
        <w:rPr>
          <w:rFonts w:ascii="Times New Roman" w:hAnsi="Times New Roman" w:cs="Times New Roman"/>
        </w:rPr>
        <w:t xml:space="preserve">-McLain J, </w:t>
      </w:r>
      <w:proofErr w:type="spellStart"/>
      <w:r w:rsidRPr="0032329F">
        <w:rPr>
          <w:rFonts w:ascii="Times New Roman" w:hAnsi="Times New Roman" w:cs="Times New Roman"/>
        </w:rPr>
        <w:t>Colombini</w:t>
      </w:r>
      <w:proofErr w:type="spellEnd"/>
      <w:r w:rsidRPr="0032329F">
        <w:rPr>
          <w:rFonts w:ascii="Times New Roman" w:hAnsi="Times New Roman" w:cs="Times New Roman"/>
        </w:rPr>
        <w:t xml:space="preserve"> M, Feder G. The health-systems response to violence against women. </w:t>
      </w:r>
      <w:r w:rsidRPr="0032329F">
        <w:rPr>
          <w:rFonts w:ascii="Times New Roman" w:hAnsi="Times New Roman" w:cs="Times New Roman"/>
          <w:i/>
          <w:iCs/>
        </w:rPr>
        <w:t>The Lancet</w:t>
      </w:r>
      <w:r w:rsidRPr="0032329F">
        <w:rPr>
          <w:rFonts w:ascii="Times New Roman" w:hAnsi="Times New Roman" w:cs="Times New Roman"/>
        </w:rPr>
        <w:t>. 2015;385(9977):1567-1579. doi:10.1016/S0140-6736(14)61837-7</w:t>
      </w:r>
    </w:p>
    <w:p w14:paraId="63929882"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19.</w:t>
      </w:r>
      <w:r w:rsidRPr="0032329F">
        <w:rPr>
          <w:rFonts w:ascii="Times New Roman" w:hAnsi="Times New Roman" w:cs="Times New Roman"/>
        </w:rPr>
        <w:tab/>
        <w:t xml:space="preserve">Chattopadhyay S. The Responses of Health Systems to Marital Sexual Violence – A Perspective from Southern India. </w:t>
      </w:r>
      <w:r w:rsidRPr="0032329F">
        <w:rPr>
          <w:rFonts w:ascii="Times New Roman" w:hAnsi="Times New Roman" w:cs="Times New Roman"/>
          <w:i/>
          <w:iCs/>
        </w:rPr>
        <w:t>Journal of Aggression, Maltreatment &amp; Trauma</w:t>
      </w:r>
      <w:r w:rsidRPr="0032329F">
        <w:rPr>
          <w:rFonts w:ascii="Times New Roman" w:hAnsi="Times New Roman" w:cs="Times New Roman"/>
        </w:rPr>
        <w:t>. 2019;28(1):47-67. doi:10.1080/10926771.2018.1494235</w:t>
      </w:r>
    </w:p>
    <w:p w14:paraId="09F1A8B8"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20.</w:t>
      </w:r>
      <w:r w:rsidRPr="0032329F">
        <w:rPr>
          <w:rFonts w:ascii="Times New Roman" w:hAnsi="Times New Roman" w:cs="Times New Roman"/>
        </w:rPr>
        <w:tab/>
        <w:t xml:space="preserve">Short LM, Alpert E, Harris JM, </w:t>
      </w:r>
      <w:proofErr w:type="spellStart"/>
      <w:r w:rsidRPr="0032329F">
        <w:rPr>
          <w:rFonts w:ascii="Times New Roman" w:hAnsi="Times New Roman" w:cs="Times New Roman"/>
        </w:rPr>
        <w:t>Surprenant</w:t>
      </w:r>
      <w:proofErr w:type="spellEnd"/>
      <w:r w:rsidRPr="0032329F">
        <w:rPr>
          <w:rFonts w:ascii="Times New Roman" w:hAnsi="Times New Roman" w:cs="Times New Roman"/>
        </w:rPr>
        <w:t xml:space="preserve"> ZJ. PREMIS: A Comprehensive and Reliable Tool for Measuring Physician Readiness to Manage IPV. </w:t>
      </w:r>
      <w:r w:rsidRPr="0032329F">
        <w:rPr>
          <w:rFonts w:ascii="Times New Roman" w:hAnsi="Times New Roman" w:cs="Times New Roman"/>
          <w:i/>
          <w:iCs/>
        </w:rPr>
        <w:t>Am J Prev Med</w:t>
      </w:r>
      <w:r w:rsidRPr="0032329F">
        <w:rPr>
          <w:rFonts w:ascii="Times New Roman" w:hAnsi="Times New Roman" w:cs="Times New Roman"/>
        </w:rPr>
        <w:t>. 2006;30(2):173-180. doi:10.1016/j.amepre.2005.10.009</w:t>
      </w:r>
    </w:p>
    <w:p w14:paraId="16E24721" w14:textId="77777777" w:rsidR="0032329F" w:rsidRPr="0032329F" w:rsidRDefault="0032329F" w:rsidP="0032329F">
      <w:pPr>
        <w:pStyle w:val="Bibliography"/>
        <w:rPr>
          <w:rFonts w:ascii="Times New Roman" w:hAnsi="Times New Roman" w:cs="Times New Roman"/>
        </w:rPr>
      </w:pPr>
      <w:r w:rsidRPr="0032329F">
        <w:rPr>
          <w:rFonts w:ascii="Times New Roman" w:hAnsi="Times New Roman" w:cs="Times New Roman"/>
        </w:rPr>
        <w:t>21.</w:t>
      </w:r>
      <w:r w:rsidRPr="0032329F">
        <w:rPr>
          <w:rFonts w:ascii="Times New Roman" w:hAnsi="Times New Roman" w:cs="Times New Roman"/>
        </w:rPr>
        <w:tab/>
        <w:t xml:space="preserve">Mathur P, Sharma LP, H </w:t>
      </w:r>
      <w:proofErr w:type="spellStart"/>
      <w:r w:rsidRPr="0032329F">
        <w:rPr>
          <w:rFonts w:ascii="Times New Roman" w:hAnsi="Times New Roman" w:cs="Times New Roman"/>
        </w:rPr>
        <w:t>Nanjundaswamy</w:t>
      </w:r>
      <w:proofErr w:type="spellEnd"/>
      <w:r w:rsidRPr="0032329F">
        <w:rPr>
          <w:rFonts w:ascii="Times New Roman" w:hAnsi="Times New Roman" w:cs="Times New Roman"/>
        </w:rPr>
        <w:t xml:space="preserve"> M, S Chandra P. Training needs of psychiatry residents in handling Intimate Partner Violence (IPV) in clinical situations—A survey. </w:t>
      </w:r>
      <w:r w:rsidRPr="0032329F">
        <w:rPr>
          <w:rFonts w:ascii="Times New Roman" w:hAnsi="Times New Roman" w:cs="Times New Roman"/>
          <w:i/>
          <w:iCs/>
        </w:rPr>
        <w:t xml:space="preserve">Asian J </w:t>
      </w:r>
      <w:proofErr w:type="spellStart"/>
      <w:r w:rsidRPr="0032329F">
        <w:rPr>
          <w:rFonts w:ascii="Times New Roman" w:hAnsi="Times New Roman" w:cs="Times New Roman"/>
          <w:i/>
          <w:iCs/>
        </w:rPr>
        <w:t>Psychiatr</w:t>
      </w:r>
      <w:proofErr w:type="spellEnd"/>
      <w:r w:rsidRPr="0032329F">
        <w:rPr>
          <w:rFonts w:ascii="Times New Roman" w:hAnsi="Times New Roman" w:cs="Times New Roman"/>
        </w:rPr>
        <w:t>. 2020;53:102379. doi:10.1016/j.ajp.2020.102379</w:t>
      </w:r>
    </w:p>
    <w:p w14:paraId="26B209B3" w14:textId="29381033" w:rsidR="00304402" w:rsidRPr="00C24040" w:rsidRDefault="00304402" w:rsidP="00922CED">
      <w:pPr>
        <w:spacing w:line="276" w:lineRule="auto"/>
        <w:jc w:val="both"/>
        <w:rPr>
          <w:rFonts w:ascii="Times New Roman" w:hAnsi="Times New Roman" w:cs="Times New Roman"/>
          <w:color w:val="000000"/>
          <w:shd w:val="clear" w:color="auto" w:fill="FFFFFF"/>
        </w:rPr>
      </w:pPr>
      <w:r w:rsidRPr="00C24040">
        <w:rPr>
          <w:rFonts w:ascii="Times New Roman" w:hAnsi="Times New Roman" w:cs="Times New Roman"/>
          <w:b/>
          <w:bCs/>
        </w:rPr>
        <w:fldChar w:fldCharType="end"/>
      </w:r>
      <w:r w:rsidR="00724C65" w:rsidRPr="00C24040">
        <w:rPr>
          <w:rFonts w:ascii="Times New Roman" w:hAnsi="Times New Roman" w:cs="Times New Roman"/>
          <w:b/>
          <w:bCs/>
        </w:rPr>
        <w:t xml:space="preserve">27. </w:t>
      </w:r>
      <w:proofErr w:type="spellStart"/>
      <w:r w:rsidR="00724C65" w:rsidRPr="00C24040">
        <w:rPr>
          <w:rFonts w:ascii="Times New Roman" w:hAnsi="Times New Roman" w:cs="Times New Roman"/>
          <w:color w:val="000000"/>
          <w:shd w:val="clear" w:color="auto" w:fill="FFFFFF"/>
        </w:rPr>
        <w:t>Ayaba-Apawu</w:t>
      </w:r>
      <w:proofErr w:type="spellEnd"/>
      <w:r w:rsidR="00724C65" w:rsidRPr="00C24040">
        <w:rPr>
          <w:rFonts w:ascii="Times New Roman" w:hAnsi="Times New Roman" w:cs="Times New Roman"/>
          <w:color w:val="000000"/>
          <w:shd w:val="clear" w:color="auto" w:fill="FFFFFF"/>
        </w:rPr>
        <w:t xml:space="preserve">, Alvis </w:t>
      </w:r>
      <w:proofErr w:type="spellStart"/>
      <w:r w:rsidR="00724C65" w:rsidRPr="00C24040">
        <w:rPr>
          <w:rFonts w:ascii="Times New Roman" w:hAnsi="Times New Roman" w:cs="Times New Roman"/>
          <w:color w:val="000000"/>
          <w:shd w:val="clear" w:color="auto" w:fill="FFFFFF"/>
        </w:rPr>
        <w:t>Talata</w:t>
      </w:r>
      <w:proofErr w:type="spellEnd"/>
      <w:r w:rsidR="00724C65" w:rsidRPr="00C24040">
        <w:rPr>
          <w:rFonts w:ascii="Times New Roman" w:hAnsi="Times New Roman" w:cs="Times New Roman"/>
          <w:color w:val="000000"/>
          <w:shd w:val="clear" w:color="auto" w:fill="FFFFFF"/>
        </w:rPr>
        <w:t>, "Intimate Partner Violence (</w:t>
      </w:r>
      <w:proofErr w:type="spellStart"/>
      <w:r w:rsidR="00724C65" w:rsidRPr="00C24040">
        <w:rPr>
          <w:rFonts w:ascii="Times New Roman" w:hAnsi="Times New Roman" w:cs="Times New Roman"/>
          <w:color w:val="000000"/>
          <w:shd w:val="clear" w:color="auto" w:fill="FFFFFF"/>
        </w:rPr>
        <w:t>ipv</w:t>
      </w:r>
      <w:proofErr w:type="spellEnd"/>
      <w:r w:rsidR="00724C65" w:rsidRPr="00C24040">
        <w:rPr>
          <w:rFonts w:ascii="Times New Roman" w:hAnsi="Times New Roman" w:cs="Times New Roman"/>
          <w:color w:val="000000"/>
          <w:shd w:val="clear" w:color="auto" w:fill="FFFFFF"/>
        </w:rPr>
        <w:t xml:space="preserve">) </w:t>
      </w:r>
      <w:proofErr w:type="spellStart"/>
      <w:r w:rsidR="00724C65" w:rsidRPr="00C24040">
        <w:rPr>
          <w:rFonts w:ascii="Times New Roman" w:hAnsi="Times New Roman" w:cs="Times New Roman"/>
          <w:color w:val="000000"/>
          <w:shd w:val="clear" w:color="auto" w:fill="FFFFFF"/>
        </w:rPr>
        <w:t>Counselor</w:t>
      </w:r>
      <w:proofErr w:type="spellEnd"/>
      <w:r w:rsidR="00724C65" w:rsidRPr="00C24040">
        <w:rPr>
          <w:rFonts w:ascii="Times New Roman" w:hAnsi="Times New Roman" w:cs="Times New Roman"/>
          <w:color w:val="000000"/>
          <w:shd w:val="clear" w:color="auto" w:fill="FFFFFF"/>
        </w:rPr>
        <w:t xml:space="preserve"> Education: Exploring Opinions, Knowledge And Perceived Preparedness To Counsel </w:t>
      </w:r>
      <w:proofErr w:type="spellStart"/>
      <w:r w:rsidR="00724C65" w:rsidRPr="00C24040">
        <w:rPr>
          <w:rFonts w:ascii="Times New Roman" w:hAnsi="Times New Roman" w:cs="Times New Roman"/>
          <w:color w:val="000000"/>
          <w:shd w:val="clear" w:color="auto" w:fill="FFFFFF"/>
        </w:rPr>
        <w:t>Ipv</w:t>
      </w:r>
      <w:proofErr w:type="spellEnd"/>
      <w:r w:rsidR="00724C65" w:rsidRPr="00C24040">
        <w:rPr>
          <w:rFonts w:ascii="Times New Roman" w:hAnsi="Times New Roman" w:cs="Times New Roman"/>
          <w:color w:val="000000"/>
          <w:shd w:val="clear" w:color="auto" w:fill="FFFFFF"/>
        </w:rPr>
        <w:t xml:space="preserve"> Clients" (2016). </w:t>
      </w:r>
      <w:r w:rsidR="00724C65" w:rsidRPr="00C24040">
        <w:rPr>
          <w:rStyle w:val="Emphasis"/>
          <w:rFonts w:ascii="Times New Roman" w:hAnsi="Times New Roman" w:cs="Times New Roman"/>
          <w:color w:val="000000"/>
          <w:bdr w:val="none" w:sz="0" w:space="0" w:color="auto" w:frame="1"/>
          <w:shd w:val="clear" w:color="auto" w:fill="FFFFFF"/>
        </w:rPr>
        <w:t>Wayne State University Dissertations</w:t>
      </w:r>
      <w:r w:rsidR="00724C65" w:rsidRPr="00C24040">
        <w:rPr>
          <w:rFonts w:ascii="Times New Roman" w:hAnsi="Times New Roman" w:cs="Times New Roman"/>
          <w:color w:val="000000"/>
          <w:shd w:val="clear" w:color="auto" w:fill="FFFFFF"/>
        </w:rPr>
        <w:t>. 1427.</w:t>
      </w:r>
    </w:p>
    <w:p w14:paraId="172AE5F5" w14:textId="77777777" w:rsidR="0049099A" w:rsidRPr="00C24040" w:rsidRDefault="0049099A" w:rsidP="00922CED">
      <w:pPr>
        <w:spacing w:line="276" w:lineRule="auto"/>
        <w:jc w:val="both"/>
        <w:rPr>
          <w:rFonts w:ascii="Times New Roman" w:hAnsi="Times New Roman" w:cs="Times New Roman"/>
          <w:color w:val="000000"/>
          <w:shd w:val="clear" w:color="auto" w:fill="FFFFFF"/>
        </w:rPr>
      </w:pPr>
    </w:p>
    <w:p w14:paraId="63C497E2" w14:textId="77777777" w:rsidR="0049099A" w:rsidRPr="00C24040" w:rsidRDefault="0049099A" w:rsidP="00922CED">
      <w:pPr>
        <w:spacing w:line="276" w:lineRule="auto"/>
        <w:jc w:val="both"/>
        <w:rPr>
          <w:rFonts w:ascii="Times New Roman" w:hAnsi="Times New Roman" w:cs="Times New Roman"/>
        </w:rPr>
      </w:pPr>
      <w:r w:rsidRPr="00C24040">
        <w:rPr>
          <w:rFonts w:ascii="Times New Roman" w:hAnsi="Times New Roman" w:cs="Times New Roman"/>
          <w:color w:val="000000"/>
          <w:shd w:val="clear" w:color="auto" w:fill="FFFFFF"/>
        </w:rPr>
        <w:t xml:space="preserve">28. </w:t>
      </w:r>
      <w:proofErr w:type="spellStart"/>
      <w:r w:rsidRPr="00C24040">
        <w:rPr>
          <w:rFonts w:ascii="Times New Roman" w:hAnsi="Times New Roman" w:cs="Times New Roman"/>
        </w:rPr>
        <w:t>Vranda</w:t>
      </w:r>
      <w:proofErr w:type="spellEnd"/>
      <w:r w:rsidRPr="00C24040">
        <w:rPr>
          <w:rFonts w:ascii="Times New Roman" w:hAnsi="Times New Roman" w:cs="Times New Roman"/>
        </w:rPr>
        <w:t xml:space="preserve"> MN, Kumar CN, </w:t>
      </w:r>
      <w:proofErr w:type="spellStart"/>
      <w:r w:rsidRPr="00C24040">
        <w:rPr>
          <w:rFonts w:ascii="Times New Roman" w:hAnsi="Times New Roman" w:cs="Times New Roman"/>
        </w:rPr>
        <w:t>Janardhana</w:t>
      </w:r>
      <w:proofErr w:type="spellEnd"/>
      <w:r w:rsidRPr="00C24040">
        <w:rPr>
          <w:rFonts w:ascii="Times New Roman" w:hAnsi="Times New Roman" w:cs="Times New Roman"/>
        </w:rPr>
        <w:t xml:space="preserve"> N. Development and training of mental health professionals in providing psychological intervention and support for women survivors of intimate partner violence- A pre-post evaluation study. Ind Psychiatry J 2022;31:325-30</w:t>
      </w:r>
    </w:p>
    <w:p w14:paraId="08039591" w14:textId="77777777" w:rsidR="002853BF" w:rsidRPr="00C24040" w:rsidRDefault="002853BF" w:rsidP="00922CED">
      <w:pPr>
        <w:spacing w:line="276" w:lineRule="auto"/>
        <w:jc w:val="both"/>
        <w:rPr>
          <w:rFonts w:ascii="Times New Roman" w:hAnsi="Times New Roman" w:cs="Times New Roman"/>
          <w:color w:val="000000" w:themeColor="text1"/>
        </w:rPr>
      </w:pPr>
    </w:p>
    <w:p w14:paraId="0C8D94B3" w14:textId="34541421" w:rsidR="008D7CB3" w:rsidRPr="00C24040" w:rsidRDefault="008D7CB3" w:rsidP="00922CED">
      <w:pPr>
        <w:spacing w:line="276" w:lineRule="auto"/>
        <w:jc w:val="both"/>
        <w:rPr>
          <w:rFonts w:ascii="Times New Roman" w:hAnsi="Times New Roman" w:cs="Times New Roman"/>
          <w:color w:val="000000" w:themeColor="text1"/>
          <w:shd w:val="clear" w:color="auto" w:fill="FFFFFF"/>
        </w:rPr>
      </w:pPr>
      <w:r w:rsidRPr="00C24040">
        <w:rPr>
          <w:rFonts w:ascii="Times New Roman" w:hAnsi="Times New Roman" w:cs="Times New Roman"/>
          <w:color w:val="000000" w:themeColor="text1"/>
        </w:rPr>
        <w:t xml:space="preserve">29. </w:t>
      </w:r>
      <w:proofErr w:type="spellStart"/>
      <w:r w:rsidRPr="00C24040">
        <w:rPr>
          <w:rFonts w:ascii="Times New Roman" w:hAnsi="Times New Roman" w:cs="Times New Roman"/>
          <w:color w:val="000000" w:themeColor="text1"/>
          <w:shd w:val="clear" w:color="auto" w:fill="FFFFFF"/>
        </w:rPr>
        <w:t>Vakily</w:t>
      </w:r>
      <w:proofErr w:type="spellEnd"/>
      <w:r w:rsidRPr="00C24040">
        <w:rPr>
          <w:rFonts w:ascii="Times New Roman" w:hAnsi="Times New Roman" w:cs="Times New Roman"/>
          <w:color w:val="000000" w:themeColor="text1"/>
          <w:shd w:val="clear" w:color="auto" w:fill="FFFFFF"/>
        </w:rPr>
        <w:t xml:space="preserve">, </w:t>
      </w:r>
      <w:proofErr w:type="spellStart"/>
      <w:r w:rsidRPr="00C24040">
        <w:rPr>
          <w:rFonts w:ascii="Times New Roman" w:hAnsi="Times New Roman" w:cs="Times New Roman"/>
          <w:color w:val="000000" w:themeColor="text1"/>
          <w:shd w:val="clear" w:color="auto" w:fill="FFFFFF"/>
        </w:rPr>
        <w:t>Masoomeh</w:t>
      </w:r>
      <w:proofErr w:type="spellEnd"/>
      <w:r w:rsidRPr="00C24040">
        <w:rPr>
          <w:rFonts w:ascii="Times New Roman" w:hAnsi="Times New Roman" w:cs="Times New Roman"/>
          <w:color w:val="000000" w:themeColor="text1"/>
          <w:shd w:val="clear" w:color="auto" w:fill="FFFFFF"/>
        </w:rPr>
        <w:t xml:space="preserve">; </w:t>
      </w:r>
      <w:proofErr w:type="spellStart"/>
      <w:r w:rsidRPr="00C24040">
        <w:rPr>
          <w:rFonts w:ascii="Times New Roman" w:hAnsi="Times New Roman" w:cs="Times New Roman"/>
          <w:color w:val="000000" w:themeColor="text1"/>
          <w:shd w:val="clear" w:color="auto" w:fill="FFFFFF"/>
        </w:rPr>
        <w:t>Noroozi</w:t>
      </w:r>
      <w:proofErr w:type="spellEnd"/>
      <w:r w:rsidRPr="00C24040">
        <w:rPr>
          <w:rFonts w:ascii="Times New Roman" w:hAnsi="Times New Roman" w:cs="Times New Roman"/>
          <w:color w:val="000000" w:themeColor="text1"/>
          <w:shd w:val="clear" w:color="auto" w:fill="FFFFFF"/>
        </w:rPr>
        <w:t>, Mahnaz</w:t>
      </w:r>
      <w:r w:rsidRPr="00C24040">
        <w:rPr>
          <w:rFonts w:ascii="Times New Roman" w:hAnsi="Times New Roman" w:cs="Times New Roman"/>
          <w:color w:val="000000" w:themeColor="text1"/>
          <w:shd w:val="clear" w:color="auto" w:fill="FFFFFF"/>
          <w:vertAlign w:val="superscript"/>
        </w:rPr>
        <w:t>1,</w:t>
      </w:r>
      <w:r w:rsidRPr="00C24040">
        <w:rPr>
          <w:rFonts w:ascii="Times New Roman" w:hAnsi="Times New Roman" w:cs="Times New Roman"/>
          <w:color w:val="000000" w:themeColor="text1"/>
          <w:shd w:val="clear" w:color="auto" w:fill="FFFFFF"/>
        </w:rPr>
        <w:t>; Yamani, Nikoo</w:t>
      </w:r>
      <w:r w:rsidRPr="00C24040">
        <w:rPr>
          <w:rFonts w:ascii="Times New Roman" w:hAnsi="Times New Roman" w:cs="Times New Roman"/>
          <w:color w:val="000000" w:themeColor="text1"/>
          <w:shd w:val="clear" w:color="auto" w:fill="FFFFFF"/>
          <w:vertAlign w:val="superscript"/>
        </w:rPr>
        <w:t>2</w:t>
      </w:r>
      <w:r w:rsidRPr="00C24040">
        <w:rPr>
          <w:rFonts w:ascii="Times New Roman" w:hAnsi="Times New Roman" w:cs="Times New Roman"/>
          <w:color w:val="000000" w:themeColor="text1"/>
          <w:shd w:val="clear" w:color="auto" w:fill="FFFFFF"/>
        </w:rPr>
        <w:t>. Comparing the effect of group-based and compact disk-based training on midwives</w:t>
      </w:r>
      <w:r w:rsidR="00436B17" w:rsidRPr="00C24040">
        <w:rPr>
          <w:rFonts w:ascii="Times New Roman" w:hAnsi="Times New Roman" w:cs="Times New Roman"/>
          <w:color w:val="000000" w:themeColor="text1"/>
          <w:shd w:val="clear" w:color="auto" w:fill="FFFFFF"/>
        </w:rPr>
        <w:t>'</w:t>
      </w:r>
      <w:r w:rsidRPr="00C24040">
        <w:rPr>
          <w:rFonts w:ascii="Times New Roman" w:hAnsi="Times New Roman" w:cs="Times New Roman"/>
          <w:color w:val="000000" w:themeColor="text1"/>
          <w:shd w:val="clear" w:color="auto" w:fill="FFFFFF"/>
        </w:rPr>
        <w:t xml:space="preserve"> knowledge and attitude toward domestic violence in women of reproductive age. Journal of Education and Health Promotion 6(1):p 70, | DOI: 10.4103/jehp.jehp_44_16</w:t>
      </w:r>
    </w:p>
    <w:p w14:paraId="2E8E5345" w14:textId="77777777" w:rsidR="002853BF" w:rsidRPr="00C24040" w:rsidRDefault="002853BF" w:rsidP="00922CED">
      <w:pPr>
        <w:spacing w:line="276" w:lineRule="auto"/>
        <w:jc w:val="both"/>
        <w:rPr>
          <w:rFonts w:ascii="Times New Roman" w:hAnsi="Times New Roman" w:cs="Times New Roman"/>
          <w:color w:val="353535"/>
          <w:shd w:val="clear" w:color="auto" w:fill="FFFFFF"/>
        </w:rPr>
      </w:pPr>
    </w:p>
    <w:p w14:paraId="251D5968" w14:textId="77777777" w:rsidR="004674F9" w:rsidRPr="00C24040" w:rsidRDefault="004674F9" w:rsidP="00922CED">
      <w:pPr>
        <w:spacing w:line="276" w:lineRule="auto"/>
        <w:jc w:val="both"/>
        <w:rPr>
          <w:rFonts w:ascii="Times New Roman" w:hAnsi="Times New Roman" w:cs="Times New Roman"/>
          <w:color w:val="000000" w:themeColor="text1"/>
        </w:rPr>
      </w:pPr>
      <w:r w:rsidRPr="00C24040">
        <w:rPr>
          <w:rFonts w:ascii="Times New Roman" w:hAnsi="Times New Roman" w:cs="Times New Roman"/>
          <w:color w:val="000000" w:themeColor="text1"/>
          <w:shd w:val="clear" w:color="auto" w:fill="FFFFFF"/>
        </w:rPr>
        <w:t xml:space="preserve">30. </w:t>
      </w:r>
      <w:r w:rsidRPr="00C24040">
        <w:rPr>
          <w:rFonts w:ascii="Times New Roman" w:hAnsi="Times New Roman" w:cs="Times New Roman"/>
          <w:color w:val="000000" w:themeColor="text1"/>
        </w:rPr>
        <w:t xml:space="preserve">Kalra N, Hooker L, </w:t>
      </w:r>
      <w:proofErr w:type="spellStart"/>
      <w:r w:rsidRPr="00C24040">
        <w:rPr>
          <w:rFonts w:ascii="Times New Roman" w:hAnsi="Times New Roman" w:cs="Times New Roman"/>
          <w:color w:val="000000" w:themeColor="text1"/>
        </w:rPr>
        <w:t>Reisenhofer</w:t>
      </w:r>
      <w:proofErr w:type="spellEnd"/>
      <w:r w:rsidRPr="00C24040">
        <w:rPr>
          <w:rFonts w:ascii="Times New Roman" w:hAnsi="Times New Roman" w:cs="Times New Roman"/>
          <w:color w:val="000000" w:themeColor="text1"/>
        </w:rPr>
        <w:t> S, Di Tanna GL, García-Moreno C. Training healthcare providers to respond to intimate partner violence against women. Cochrane Database of Systematic Reviews 2021, Issue 5. Art. No.: CD012423. DOI: 10.1002/14651858.CD012423.pub2</w:t>
      </w:r>
    </w:p>
    <w:p w14:paraId="71FBAE5D" w14:textId="77777777" w:rsidR="002853BF" w:rsidRPr="00C24040" w:rsidRDefault="002853BF" w:rsidP="00922CED">
      <w:pPr>
        <w:spacing w:line="276" w:lineRule="auto"/>
        <w:jc w:val="both"/>
        <w:rPr>
          <w:rFonts w:ascii="Times New Roman" w:hAnsi="Times New Roman" w:cs="Times New Roman"/>
          <w:color w:val="000000" w:themeColor="text1"/>
        </w:rPr>
      </w:pPr>
    </w:p>
    <w:p w14:paraId="5F5D1FD7" w14:textId="2A8FBE0D" w:rsidR="00EC19C1" w:rsidRPr="00C24040" w:rsidRDefault="00EC19C1" w:rsidP="00922CED">
      <w:pPr>
        <w:spacing w:line="276" w:lineRule="auto"/>
        <w:jc w:val="both"/>
        <w:rPr>
          <w:rFonts w:ascii="Times New Roman" w:hAnsi="Times New Roman" w:cs="Times New Roman"/>
          <w:color w:val="000000" w:themeColor="text1"/>
        </w:rPr>
      </w:pPr>
      <w:r w:rsidRPr="00C24040">
        <w:rPr>
          <w:rFonts w:ascii="Times New Roman" w:hAnsi="Times New Roman" w:cs="Times New Roman"/>
          <w:color w:val="000000" w:themeColor="text1"/>
        </w:rPr>
        <w:t xml:space="preserve">31. </w:t>
      </w:r>
      <w:proofErr w:type="spellStart"/>
      <w:r w:rsidRPr="00C24040">
        <w:rPr>
          <w:rFonts w:ascii="Times New Roman" w:hAnsi="Times New Roman" w:cs="Times New Roman"/>
          <w:color w:val="000000" w:themeColor="text1"/>
        </w:rPr>
        <w:t>Haist</w:t>
      </w:r>
      <w:proofErr w:type="spellEnd"/>
      <w:r w:rsidRPr="00C24040">
        <w:rPr>
          <w:rFonts w:ascii="Times New Roman" w:hAnsi="Times New Roman" w:cs="Times New Roman"/>
          <w:color w:val="000000" w:themeColor="text1"/>
        </w:rPr>
        <w:t>, S. A., Wilson, J. F., Lineberry, M. J., &amp; Griffith, C. H. (2007). A Randomized Controlled Trial Using Insinuated Standardized Patients to Assess Residents</w:t>
      </w:r>
      <w:r w:rsidR="00436B17" w:rsidRPr="00C24040">
        <w:rPr>
          <w:rFonts w:ascii="Times New Roman" w:hAnsi="Times New Roman" w:cs="Times New Roman"/>
          <w:color w:val="000000" w:themeColor="text1"/>
        </w:rPr>
        <w:t>'</w:t>
      </w:r>
      <w:r w:rsidRPr="00C24040">
        <w:rPr>
          <w:rFonts w:ascii="Times New Roman" w:hAnsi="Times New Roman" w:cs="Times New Roman"/>
          <w:color w:val="000000" w:themeColor="text1"/>
        </w:rPr>
        <w:t xml:space="preserve"> Domestic Violence Skills Following a Two-Hour Workshop. Teaching and Learning in Medicine, 19(4), 336–342. </w:t>
      </w:r>
      <w:hyperlink r:id="rId13" w:history="1">
        <w:r w:rsidRPr="00C24040">
          <w:rPr>
            <w:rStyle w:val="Hyperlink"/>
            <w:rFonts w:ascii="Times New Roman" w:hAnsi="Times New Roman" w:cs="Times New Roman"/>
            <w:color w:val="000000" w:themeColor="text1"/>
          </w:rPr>
          <w:t>https://doi.org/10.1080/10401330701542495</w:t>
        </w:r>
      </w:hyperlink>
    </w:p>
    <w:p w14:paraId="129B7744" w14:textId="77777777" w:rsidR="00EC19C1" w:rsidRPr="00C24040" w:rsidRDefault="00EC19C1" w:rsidP="00922CED">
      <w:pPr>
        <w:spacing w:line="276" w:lineRule="auto"/>
        <w:jc w:val="both"/>
        <w:rPr>
          <w:rFonts w:ascii="Times New Roman" w:hAnsi="Times New Roman" w:cs="Times New Roman"/>
          <w:color w:val="000000" w:themeColor="text1"/>
        </w:rPr>
      </w:pPr>
    </w:p>
    <w:p w14:paraId="713B1E5A" w14:textId="77777777" w:rsidR="00EC19C1" w:rsidRPr="00C24040" w:rsidRDefault="00EC19C1" w:rsidP="00922CED">
      <w:pPr>
        <w:spacing w:line="276" w:lineRule="auto"/>
        <w:jc w:val="both"/>
        <w:rPr>
          <w:rFonts w:ascii="Times New Roman" w:hAnsi="Times New Roman" w:cs="Times New Roman"/>
          <w:color w:val="000000" w:themeColor="text1"/>
        </w:rPr>
      </w:pPr>
      <w:r w:rsidRPr="00C24040">
        <w:rPr>
          <w:rFonts w:ascii="Times New Roman" w:hAnsi="Times New Roman" w:cs="Times New Roman"/>
          <w:color w:val="000000" w:themeColor="text1"/>
        </w:rPr>
        <w:t xml:space="preserve">32.   Short LM, </w:t>
      </w:r>
      <w:proofErr w:type="spellStart"/>
      <w:r w:rsidRPr="00C24040">
        <w:rPr>
          <w:rFonts w:ascii="Times New Roman" w:hAnsi="Times New Roman" w:cs="Times New Roman"/>
          <w:color w:val="000000" w:themeColor="text1"/>
        </w:rPr>
        <w:t>Surprenant</w:t>
      </w:r>
      <w:proofErr w:type="spellEnd"/>
      <w:r w:rsidRPr="00C24040">
        <w:rPr>
          <w:rFonts w:ascii="Times New Roman" w:hAnsi="Times New Roman" w:cs="Times New Roman"/>
          <w:color w:val="000000" w:themeColor="text1"/>
        </w:rPr>
        <w:t> ZJ, Harris JM Jr. A community-based trial of an online intimate partner violence CME program. American Journal of Preventive Medicine 2006;30(2):181-5. [DOI: 10.1016/j.amepre.2005.10.012] [PMC1413953] [PMID: 16459218]</w:t>
      </w:r>
    </w:p>
    <w:p w14:paraId="04085ACF" w14:textId="77777777" w:rsidR="007A10F2" w:rsidRPr="00C24040" w:rsidRDefault="007A10F2" w:rsidP="00922CED">
      <w:pPr>
        <w:spacing w:line="276" w:lineRule="auto"/>
        <w:jc w:val="both"/>
        <w:rPr>
          <w:rFonts w:ascii="Times New Roman" w:hAnsi="Times New Roman" w:cs="Times New Roman"/>
          <w:color w:val="000000" w:themeColor="text1"/>
        </w:rPr>
      </w:pPr>
    </w:p>
    <w:p w14:paraId="4F907145" w14:textId="77777777" w:rsidR="007A10F2" w:rsidRPr="002853BF" w:rsidRDefault="007A10F2" w:rsidP="00922CED">
      <w:pPr>
        <w:spacing w:line="276" w:lineRule="auto"/>
        <w:jc w:val="both"/>
        <w:rPr>
          <w:rFonts w:ascii="Times New Roman" w:hAnsi="Times New Roman" w:cs="Times New Roman"/>
          <w:color w:val="000000" w:themeColor="text1"/>
        </w:rPr>
      </w:pPr>
      <w:r w:rsidRPr="00C24040">
        <w:rPr>
          <w:rFonts w:ascii="Times New Roman" w:hAnsi="Times New Roman" w:cs="Times New Roman"/>
          <w:color w:val="000000" w:themeColor="text1"/>
        </w:rPr>
        <w:lastRenderedPageBreak/>
        <w:t xml:space="preserve">33. </w:t>
      </w:r>
      <w:r w:rsidRPr="00C24040">
        <w:rPr>
          <w:rFonts w:ascii="Times New Roman" w:hAnsi="Times New Roman" w:cs="Times New Roman"/>
          <w:color w:val="212121"/>
          <w:shd w:val="clear" w:color="auto" w:fill="FFFFFF"/>
        </w:rPr>
        <w:t xml:space="preserve">Arora S, </w:t>
      </w:r>
      <w:proofErr w:type="spellStart"/>
      <w:r w:rsidRPr="00C24040">
        <w:rPr>
          <w:rFonts w:ascii="Times New Roman" w:hAnsi="Times New Roman" w:cs="Times New Roman"/>
          <w:color w:val="212121"/>
          <w:shd w:val="clear" w:color="auto" w:fill="FFFFFF"/>
        </w:rPr>
        <w:t>Rege</w:t>
      </w:r>
      <w:proofErr w:type="spellEnd"/>
      <w:r w:rsidRPr="00C24040">
        <w:rPr>
          <w:rFonts w:ascii="Times New Roman" w:hAnsi="Times New Roman" w:cs="Times New Roman"/>
          <w:color w:val="212121"/>
          <w:shd w:val="clear" w:color="auto" w:fill="FFFFFF"/>
        </w:rPr>
        <w:t xml:space="preserve"> S, </w:t>
      </w:r>
      <w:proofErr w:type="spellStart"/>
      <w:r w:rsidRPr="00C24040">
        <w:rPr>
          <w:rFonts w:ascii="Times New Roman" w:hAnsi="Times New Roman" w:cs="Times New Roman"/>
          <w:color w:val="212121"/>
          <w:shd w:val="clear" w:color="auto" w:fill="FFFFFF"/>
        </w:rPr>
        <w:t>Bhate-Deosthali</w:t>
      </w:r>
      <w:proofErr w:type="spellEnd"/>
      <w:r w:rsidRPr="00C24040">
        <w:rPr>
          <w:rFonts w:ascii="Times New Roman" w:hAnsi="Times New Roman" w:cs="Times New Roman"/>
          <w:color w:val="212121"/>
          <w:shd w:val="clear" w:color="auto" w:fill="FFFFFF"/>
        </w:rPr>
        <w:t xml:space="preserve"> P, </w:t>
      </w:r>
      <w:proofErr w:type="spellStart"/>
      <w:r w:rsidRPr="00C24040">
        <w:rPr>
          <w:rFonts w:ascii="Times New Roman" w:hAnsi="Times New Roman" w:cs="Times New Roman"/>
          <w:color w:val="212121"/>
          <w:shd w:val="clear" w:color="auto" w:fill="FFFFFF"/>
        </w:rPr>
        <w:t>Thwin</w:t>
      </w:r>
      <w:proofErr w:type="spellEnd"/>
      <w:r w:rsidRPr="00C24040">
        <w:rPr>
          <w:rFonts w:ascii="Times New Roman" w:hAnsi="Times New Roman" w:cs="Times New Roman"/>
          <w:color w:val="212121"/>
          <w:shd w:val="clear" w:color="auto" w:fill="FFFFFF"/>
        </w:rPr>
        <w:t xml:space="preserve"> SS, Amin A, García-Moreno C, Meyer SR. Knowledge, attitudes and practices of health care providers trained in responding to violence against women: a pre- and post-intervention study. BMC Public Health. 2021 Nov 1;21(1):1973. </w:t>
      </w:r>
      <w:proofErr w:type="spellStart"/>
      <w:r w:rsidRPr="00C24040">
        <w:rPr>
          <w:rFonts w:ascii="Times New Roman" w:hAnsi="Times New Roman" w:cs="Times New Roman"/>
          <w:color w:val="212121"/>
          <w:shd w:val="clear" w:color="auto" w:fill="FFFFFF"/>
        </w:rPr>
        <w:t>doi</w:t>
      </w:r>
      <w:proofErr w:type="spellEnd"/>
      <w:r w:rsidRPr="00C24040">
        <w:rPr>
          <w:rFonts w:ascii="Times New Roman" w:hAnsi="Times New Roman" w:cs="Times New Roman"/>
          <w:color w:val="212121"/>
          <w:shd w:val="clear" w:color="auto" w:fill="FFFFFF"/>
        </w:rPr>
        <w:t>: 10.1186/s12889-021-12042-7. PMID: 34724912; PMCID: PMC8561996.</w:t>
      </w:r>
    </w:p>
    <w:sectPr w:rsidR="007A10F2" w:rsidRPr="002853BF" w:rsidSect="00E85A27">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r.Prabha S Chandra" w:date="2024-12-24T12:09:00Z" w:initials="DSC">
    <w:p w14:paraId="4EB1D48B" w14:textId="77777777" w:rsidR="00F9041A" w:rsidRDefault="00F9041A" w:rsidP="00F9041A">
      <w:pPr>
        <w:pStyle w:val="CommentText"/>
      </w:pPr>
      <w:r>
        <w:rPr>
          <w:rStyle w:val="CommentReference"/>
        </w:rPr>
        <w:annotationRef/>
      </w:r>
      <w:r>
        <w:t xml:space="preserve">This should come in scale description </w:t>
      </w:r>
    </w:p>
  </w:comment>
  <w:comment w:id="2" w:author="Dr.Prabha S Chandra" w:date="2024-12-24T11:15:00Z" w:initials="DSC">
    <w:p w14:paraId="3177CB5A" w14:textId="2C257C09" w:rsidR="00EF55FB" w:rsidRDefault="00EF55FB">
      <w:pPr>
        <w:pStyle w:val="CommentText"/>
      </w:pPr>
      <w:r>
        <w:rPr>
          <w:rStyle w:val="CommentReference"/>
        </w:rPr>
        <w:annotationRef/>
      </w:r>
      <w:r>
        <w:t>Do we have their socio demo and training details? We may have to compare those who filled both proformas with those who filled either</w:t>
      </w:r>
    </w:p>
  </w:comment>
  <w:comment w:id="3" w:author="Dr.Prabha S Chandra" w:date="2024-12-24T11:11:00Z" w:initials="DSC">
    <w:p w14:paraId="5F5B460D" w14:textId="7BB4CFCB" w:rsidR="00EF55FB" w:rsidRDefault="00EF55FB">
      <w:pPr>
        <w:pStyle w:val="CommentText"/>
      </w:pPr>
      <w:r>
        <w:rPr>
          <w:rStyle w:val="CommentReference"/>
        </w:rPr>
        <w:annotationRef/>
      </w:r>
      <w:r>
        <w:t xml:space="preserve">For analysis </w:t>
      </w:r>
    </w:p>
  </w:comment>
  <w:comment w:id="5" w:author="Dr.Prabha S Chandra" w:date="2024-12-24T12:13:00Z" w:initials="DSC">
    <w:p w14:paraId="6AEAE142" w14:textId="2525859D" w:rsidR="00916F20" w:rsidRDefault="00916F20">
      <w:pPr>
        <w:pStyle w:val="CommentText"/>
      </w:pPr>
      <w:r>
        <w:rPr>
          <w:rStyle w:val="CommentReference"/>
        </w:rPr>
        <w:annotationRef/>
      </w:r>
      <w:r>
        <w:t xml:space="preserve">In some aspects </w:t>
      </w:r>
    </w:p>
  </w:comment>
  <w:comment w:id="6" w:author="Dr.Prabha S Chandra" w:date="2024-12-24T12:15:00Z" w:initials="DSC">
    <w:p w14:paraId="2B83A9C9" w14:textId="66068BBB" w:rsidR="00916F20" w:rsidRDefault="00916F20">
      <w:pPr>
        <w:pStyle w:val="CommentText"/>
      </w:pPr>
      <w:r>
        <w:rPr>
          <w:rStyle w:val="CommentReference"/>
        </w:rPr>
        <w:annotationRef/>
      </w:r>
      <w:r>
        <w:t>What do you mean by this? It was not really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EB1D48B" w15:done="1"/>
  <w15:commentEx w15:paraId="3177CB5A" w15:done="1"/>
  <w15:commentEx w15:paraId="5F5B460D" w15:done="1"/>
  <w15:commentEx w15:paraId="6AEAE142" w15:done="0"/>
  <w15:commentEx w15:paraId="2B83A9C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B1D48B" w16cid:durableId="2B214456"/>
  <w16cid:commentId w16cid:paraId="3177CB5A" w16cid:durableId="3177CB5A"/>
  <w16cid:commentId w16cid:paraId="5F5B460D" w16cid:durableId="5F5B460D"/>
  <w16cid:commentId w16cid:paraId="6AEAE142" w16cid:durableId="6AEAE142"/>
  <w16cid:commentId w16cid:paraId="2B83A9C9" w16cid:durableId="2B83A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Times">
    <w:panose1 w:val="0000000000000000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Noto Serif">
    <w:panose1 w:val="02020600060500020200"/>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C379E"/>
    <w:multiLevelType w:val="hybridMultilevel"/>
    <w:tmpl w:val="B29CAD68"/>
    <w:lvl w:ilvl="0" w:tplc="0409000F">
      <w:start w:val="1"/>
      <w:numFmt w:val="decimal"/>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 w15:restartNumberingAfterBreak="0">
    <w:nsid w:val="1DFE62F9"/>
    <w:multiLevelType w:val="hybridMultilevel"/>
    <w:tmpl w:val="DFB8137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B66533"/>
    <w:multiLevelType w:val="multilevel"/>
    <w:tmpl w:val="4B8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04AF0"/>
    <w:multiLevelType w:val="hybridMultilevel"/>
    <w:tmpl w:val="DFB8137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FA5B17"/>
    <w:multiLevelType w:val="hybridMultilevel"/>
    <w:tmpl w:val="44EECBC2"/>
    <w:lvl w:ilvl="0" w:tplc="4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DD1C55"/>
    <w:multiLevelType w:val="multilevel"/>
    <w:tmpl w:val="1E9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7A34DB"/>
    <w:multiLevelType w:val="multilevel"/>
    <w:tmpl w:val="FF3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042773"/>
    <w:multiLevelType w:val="multilevel"/>
    <w:tmpl w:val="21B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5F3788"/>
    <w:multiLevelType w:val="hybridMultilevel"/>
    <w:tmpl w:val="3AC61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E82CA3"/>
    <w:multiLevelType w:val="hybridMultilevel"/>
    <w:tmpl w:val="808C028C"/>
    <w:lvl w:ilvl="0" w:tplc="EEA856A6">
      <w:start w:val="1"/>
      <w:numFmt w:val="upperRoman"/>
      <w:lvlText w:val="%1."/>
      <w:lvlJc w:val="left"/>
      <w:pPr>
        <w:ind w:left="720" w:hanging="720"/>
      </w:pPr>
      <w:rPr>
        <w:rFonts w:hint="default"/>
        <w:b/>
        <w:bCs/>
        <w:color w:val="auto"/>
      </w:rPr>
    </w:lvl>
    <w:lvl w:ilvl="1" w:tplc="219A5F2E">
      <w:start w:val="1"/>
      <w:numFmt w:val="lowerLetter"/>
      <w:lvlText w:val="%2."/>
      <w:lvlJc w:val="left"/>
      <w:pPr>
        <w:ind w:left="786" w:hanging="360"/>
      </w:pPr>
      <w:rPr>
        <w:b/>
        <w:bCs/>
      </w:rPr>
    </w:lvl>
    <w:lvl w:ilvl="2" w:tplc="5022A740">
      <w:start w:val="1"/>
      <w:numFmt w:val="decimal"/>
      <w:lvlText w:val="%3."/>
      <w:lvlJc w:val="left"/>
      <w:pPr>
        <w:ind w:left="1211" w:hanging="360"/>
      </w:pPr>
      <w:rPr>
        <w:rFonts w:hint="default"/>
        <w:b w:val="0"/>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2BC0333"/>
    <w:multiLevelType w:val="hybridMultilevel"/>
    <w:tmpl w:val="C2FA7E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3C06F30"/>
    <w:multiLevelType w:val="multilevel"/>
    <w:tmpl w:val="A4DC3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4523461">
    <w:abstractNumId w:val="9"/>
  </w:num>
  <w:num w:numId="2" w16cid:durableId="383603368">
    <w:abstractNumId w:val="8"/>
  </w:num>
  <w:num w:numId="3" w16cid:durableId="613177790">
    <w:abstractNumId w:val="0"/>
  </w:num>
  <w:num w:numId="4" w16cid:durableId="1336609281">
    <w:abstractNumId w:val="2"/>
  </w:num>
  <w:num w:numId="5" w16cid:durableId="1142579108">
    <w:abstractNumId w:val="10"/>
  </w:num>
  <w:num w:numId="6" w16cid:durableId="1918975566">
    <w:abstractNumId w:val="3"/>
  </w:num>
  <w:num w:numId="7" w16cid:durableId="987513974">
    <w:abstractNumId w:val="4"/>
  </w:num>
  <w:num w:numId="8" w16cid:durableId="1016425728">
    <w:abstractNumId w:val="1"/>
  </w:num>
  <w:num w:numId="9" w16cid:durableId="947541260">
    <w:abstractNumId w:val="6"/>
  </w:num>
  <w:num w:numId="10" w16cid:durableId="665205849">
    <w:abstractNumId w:val="11"/>
  </w:num>
  <w:num w:numId="11" w16cid:durableId="1863668431">
    <w:abstractNumId w:val="7"/>
  </w:num>
  <w:num w:numId="12" w16cid:durableId="125589834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Prabha S Chandra">
    <w15:presenceInfo w15:providerId="AD" w15:userId="S-1-5-21-3668886437-1475624101-824613203-3105"/>
  </w15:person>
  <w15:person w15:author="Ellie Vaiphei">
    <w15:presenceInfo w15:providerId="Windows Live" w15:userId="46550d033e18f2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1Mje2MDIyNDQwMjFX0lEKTi0uzszPAymwrAUAe5sgliwAAAA="/>
  </w:docVars>
  <w:rsids>
    <w:rsidRoot w:val="00436B17"/>
    <w:rsid w:val="000027C8"/>
    <w:rsid w:val="0001755F"/>
    <w:rsid w:val="000326A2"/>
    <w:rsid w:val="00033049"/>
    <w:rsid w:val="000442F7"/>
    <w:rsid w:val="00050F5A"/>
    <w:rsid w:val="000622DD"/>
    <w:rsid w:val="000703F1"/>
    <w:rsid w:val="00070557"/>
    <w:rsid w:val="00091A08"/>
    <w:rsid w:val="0009362E"/>
    <w:rsid w:val="00093F61"/>
    <w:rsid w:val="00097B2D"/>
    <w:rsid w:val="000A2C86"/>
    <w:rsid w:val="000E78BF"/>
    <w:rsid w:val="00101366"/>
    <w:rsid w:val="001140A9"/>
    <w:rsid w:val="001318A0"/>
    <w:rsid w:val="001575F4"/>
    <w:rsid w:val="001642B8"/>
    <w:rsid w:val="00184582"/>
    <w:rsid w:val="001A5193"/>
    <w:rsid w:val="001B610C"/>
    <w:rsid w:val="001B6994"/>
    <w:rsid w:val="001D19D3"/>
    <w:rsid w:val="001E5FE5"/>
    <w:rsid w:val="001F0282"/>
    <w:rsid w:val="001F5D41"/>
    <w:rsid w:val="00206D0A"/>
    <w:rsid w:val="00216296"/>
    <w:rsid w:val="00221237"/>
    <w:rsid w:val="00222AE7"/>
    <w:rsid w:val="002550D6"/>
    <w:rsid w:val="0027285F"/>
    <w:rsid w:val="00275076"/>
    <w:rsid w:val="00275530"/>
    <w:rsid w:val="002853BF"/>
    <w:rsid w:val="002942CA"/>
    <w:rsid w:val="002B793C"/>
    <w:rsid w:val="002C47E7"/>
    <w:rsid w:val="002E2768"/>
    <w:rsid w:val="002F45DA"/>
    <w:rsid w:val="002F6CEA"/>
    <w:rsid w:val="002F7591"/>
    <w:rsid w:val="00302C18"/>
    <w:rsid w:val="00303765"/>
    <w:rsid w:val="00304402"/>
    <w:rsid w:val="0032329F"/>
    <w:rsid w:val="003411BF"/>
    <w:rsid w:val="00347D7B"/>
    <w:rsid w:val="00355473"/>
    <w:rsid w:val="00361EBD"/>
    <w:rsid w:val="00382286"/>
    <w:rsid w:val="00382EB9"/>
    <w:rsid w:val="00387AD1"/>
    <w:rsid w:val="00393165"/>
    <w:rsid w:val="003C5F70"/>
    <w:rsid w:val="003E0C64"/>
    <w:rsid w:val="003E230B"/>
    <w:rsid w:val="003F63BA"/>
    <w:rsid w:val="0040082D"/>
    <w:rsid w:val="0040537D"/>
    <w:rsid w:val="004164EF"/>
    <w:rsid w:val="00436B17"/>
    <w:rsid w:val="0044030D"/>
    <w:rsid w:val="004460E4"/>
    <w:rsid w:val="00446BB0"/>
    <w:rsid w:val="004674F9"/>
    <w:rsid w:val="0047795C"/>
    <w:rsid w:val="004802B9"/>
    <w:rsid w:val="00486E62"/>
    <w:rsid w:val="0049099A"/>
    <w:rsid w:val="004A2AF7"/>
    <w:rsid w:val="004A75AD"/>
    <w:rsid w:val="004C2294"/>
    <w:rsid w:val="004C3657"/>
    <w:rsid w:val="004E48B9"/>
    <w:rsid w:val="004E4C0B"/>
    <w:rsid w:val="004F0307"/>
    <w:rsid w:val="005000C9"/>
    <w:rsid w:val="00501110"/>
    <w:rsid w:val="005103FE"/>
    <w:rsid w:val="00515467"/>
    <w:rsid w:val="00517BC8"/>
    <w:rsid w:val="00541584"/>
    <w:rsid w:val="0054222A"/>
    <w:rsid w:val="00556DD3"/>
    <w:rsid w:val="00563DED"/>
    <w:rsid w:val="0057337E"/>
    <w:rsid w:val="00575EB7"/>
    <w:rsid w:val="0059397E"/>
    <w:rsid w:val="005A08B8"/>
    <w:rsid w:val="005A584E"/>
    <w:rsid w:val="005C07BE"/>
    <w:rsid w:val="005C4EB6"/>
    <w:rsid w:val="005D651B"/>
    <w:rsid w:val="005E6C71"/>
    <w:rsid w:val="005E7582"/>
    <w:rsid w:val="00603B9A"/>
    <w:rsid w:val="006139F3"/>
    <w:rsid w:val="00613B9C"/>
    <w:rsid w:val="006310F2"/>
    <w:rsid w:val="00635CF4"/>
    <w:rsid w:val="00651408"/>
    <w:rsid w:val="00653160"/>
    <w:rsid w:val="006608E2"/>
    <w:rsid w:val="00663FF8"/>
    <w:rsid w:val="00666E4F"/>
    <w:rsid w:val="0067750F"/>
    <w:rsid w:val="006822C4"/>
    <w:rsid w:val="006854E7"/>
    <w:rsid w:val="00685DBC"/>
    <w:rsid w:val="006A4D1A"/>
    <w:rsid w:val="006B40CE"/>
    <w:rsid w:val="006B58C8"/>
    <w:rsid w:val="006B6172"/>
    <w:rsid w:val="006B71F5"/>
    <w:rsid w:val="006F000F"/>
    <w:rsid w:val="006F105F"/>
    <w:rsid w:val="006F1646"/>
    <w:rsid w:val="00715B2F"/>
    <w:rsid w:val="00724C65"/>
    <w:rsid w:val="00727FF7"/>
    <w:rsid w:val="00731D9E"/>
    <w:rsid w:val="00741937"/>
    <w:rsid w:val="0074243E"/>
    <w:rsid w:val="007568B9"/>
    <w:rsid w:val="00770B34"/>
    <w:rsid w:val="00790E27"/>
    <w:rsid w:val="007A10F2"/>
    <w:rsid w:val="007B15C9"/>
    <w:rsid w:val="007B6CD0"/>
    <w:rsid w:val="007C28A1"/>
    <w:rsid w:val="0081048F"/>
    <w:rsid w:val="00816B0E"/>
    <w:rsid w:val="00843D18"/>
    <w:rsid w:val="00845F28"/>
    <w:rsid w:val="00856463"/>
    <w:rsid w:val="00882B7C"/>
    <w:rsid w:val="0088376E"/>
    <w:rsid w:val="0088515D"/>
    <w:rsid w:val="008858E2"/>
    <w:rsid w:val="00885BF4"/>
    <w:rsid w:val="008A0AA1"/>
    <w:rsid w:val="008A136F"/>
    <w:rsid w:val="008C0215"/>
    <w:rsid w:val="008D0548"/>
    <w:rsid w:val="008D301F"/>
    <w:rsid w:val="008D328E"/>
    <w:rsid w:val="008D3A75"/>
    <w:rsid w:val="008D7CB3"/>
    <w:rsid w:val="008E1A20"/>
    <w:rsid w:val="00907068"/>
    <w:rsid w:val="00915E35"/>
    <w:rsid w:val="00916F20"/>
    <w:rsid w:val="009216D5"/>
    <w:rsid w:val="0092240E"/>
    <w:rsid w:val="00922CED"/>
    <w:rsid w:val="00931704"/>
    <w:rsid w:val="00932453"/>
    <w:rsid w:val="0093412F"/>
    <w:rsid w:val="00937FE6"/>
    <w:rsid w:val="00950488"/>
    <w:rsid w:val="00950711"/>
    <w:rsid w:val="00951CD2"/>
    <w:rsid w:val="00954490"/>
    <w:rsid w:val="009A6A15"/>
    <w:rsid w:val="009B7E15"/>
    <w:rsid w:val="009C3810"/>
    <w:rsid w:val="009F4680"/>
    <w:rsid w:val="00A00A5F"/>
    <w:rsid w:val="00A0191C"/>
    <w:rsid w:val="00A31434"/>
    <w:rsid w:val="00A367E5"/>
    <w:rsid w:val="00A50556"/>
    <w:rsid w:val="00A51718"/>
    <w:rsid w:val="00A623E6"/>
    <w:rsid w:val="00A64ADD"/>
    <w:rsid w:val="00A74207"/>
    <w:rsid w:val="00A842AA"/>
    <w:rsid w:val="00A9521B"/>
    <w:rsid w:val="00AA0F35"/>
    <w:rsid w:val="00AC231E"/>
    <w:rsid w:val="00AD0DC8"/>
    <w:rsid w:val="00AD1DC0"/>
    <w:rsid w:val="00AE1E35"/>
    <w:rsid w:val="00AE74CF"/>
    <w:rsid w:val="00B009EB"/>
    <w:rsid w:val="00B040CE"/>
    <w:rsid w:val="00B053FF"/>
    <w:rsid w:val="00B2397E"/>
    <w:rsid w:val="00B32D48"/>
    <w:rsid w:val="00B46BF6"/>
    <w:rsid w:val="00B62F29"/>
    <w:rsid w:val="00B639D2"/>
    <w:rsid w:val="00B6702E"/>
    <w:rsid w:val="00B8175A"/>
    <w:rsid w:val="00BA5A61"/>
    <w:rsid w:val="00BB378C"/>
    <w:rsid w:val="00BC3996"/>
    <w:rsid w:val="00BC67E2"/>
    <w:rsid w:val="00BD20E8"/>
    <w:rsid w:val="00BE1DA5"/>
    <w:rsid w:val="00BE3BFE"/>
    <w:rsid w:val="00BF4278"/>
    <w:rsid w:val="00C138EE"/>
    <w:rsid w:val="00C17192"/>
    <w:rsid w:val="00C24040"/>
    <w:rsid w:val="00C30C13"/>
    <w:rsid w:val="00C40AB0"/>
    <w:rsid w:val="00C41CDB"/>
    <w:rsid w:val="00C55E76"/>
    <w:rsid w:val="00C85D6D"/>
    <w:rsid w:val="00C9674C"/>
    <w:rsid w:val="00CA3D70"/>
    <w:rsid w:val="00CC0D5F"/>
    <w:rsid w:val="00CC6831"/>
    <w:rsid w:val="00CD06CF"/>
    <w:rsid w:val="00CD4FC4"/>
    <w:rsid w:val="00CF730B"/>
    <w:rsid w:val="00CF7B7F"/>
    <w:rsid w:val="00D14C88"/>
    <w:rsid w:val="00D24AEF"/>
    <w:rsid w:val="00D30935"/>
    <w:rsid w:val="00D35ED5"/>
    <w:rsid w:val="00D455EE"/>
    <w:rsid w:val="00D47535"/>
    <w:rsid w:val="00D56C4B"/>
    <w:rsid w:val="00D57F42"/>
    <w:rsid w:val="00D60695"/>
    <w:rsid w:val="00D62AF4"/>
    <w:rsid w:val="00D72C1E"/>
    <w:rsid w:val="00D83A1A"/>
    <w:rsid w:val="00D871A0"/>
    <w:rsid w:val="00D95FE0"/>
    <w:rsid w:val="00DA701C"/>
    <w:rsid w:val="00DB317C"/>
    <w:rsid w:val="00DC5691"/>
    <w:rsid w:val="00DD7767"/>
    <w:rsid w:val="00E00097"/>
    <w:rsid w:val="00E1562F"/>
    <w:rsid w:val="00E279AF"/>
    <w:rsid w:val="00E32B8A"/>
    <w:rsid w:val="00E357B6"/>
    <w:rsid w:val="00E377A5"/>
    <w:rsid w:val="00E706C7"/>
    <w:rsid w:val="00E74552"/>
    <w:rsid w:val="00E85A27"/>
    <w:rsid w:val="00E865E5"/>
    <w:rsid w:val="00E87884"/>
    <w:rsid w:val="00E93583"/>
    <w:rsid w:val="00EA27E8"/>
    <w:rsid w:val="00EB7311"/>
    <w:rsid w:val="00EC19C1"/>
    <w:rsid w:val="00EE07ED"/>
    <w:rsid w:val="00EE5211"/>
    <w:rsid w:val="00EF55FB"/>
    <w:rsid w:val="00F25CE6"/>
    <w:rsid w:val="00F27272"/>
    <w:rsid w:val="00F308B2"/>
    <w:rsid w:val="00F328CA"/>
    <w:rsid w:val="00F333B2"/>
    <w:rsid w:val="00F33FE8"/>
    <w:rsid w:val="00F43B6E"/>
    <w:rsid w:val="00F46273"/>
    <w:rsid w:val="00F64ABF"/>
    <w:rsid w:val="00F66546"/>
    <w:rsid w:val="00F742E6"/>
    <w:rsid w:val="00F8429A"/>
    <w:rsid w:val="00F9041A"/>
    <w:rsid w:val="00F92DE9"/>
    <w:rsid w:val="00FA35A5"/>
    <w:rsid w:val="00FE04C3"/>
    <w:rsid w:val="00FE69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56E5"/>
  <w15:docId w15:val="{5D5A090F-C744-4F09-8458-706DA1F0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gu-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GB"/>
    </w:rPr>
  </w:style>
  <w:style w:type="paragraph" w:styleId="Heading1">
    <w:name w:val="heading 1"/>
    <w:basedOn w:val="Normal"/>
    <w:next w:val="Normal"/>
    <w:link w:val="Heading1Char"/>
    <w:uiPriority w:val="9"/>
    <w:qFormat/>
    <w:rsid w:val="00184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4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4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82"/>
    <w:rPr>
      <w:rFonts w:eastAsiaTheme="majorEastAsia" w:cstheme="majorBidi"/>
      <w:color w:val="272727" w:themeColor="text1" w:themeTint="D8"/>
    </w:rPr>
  </w:style>
  <w:style w:type="paragraph" w:styleId="Title">
    <w:name w:val="Title"/>
    <w:basedOn w:val="Normal"/>
    <w:next w:val="Normal"/>
    <w:link w:val="TitleChar"/>
    <w:uiPriority w:val="10"/>
    <w:qFormat/>
    <w:rsid w:val="00184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4582"/>
    <w:rPr>
      <w:rFonts w:cs="Latha"/>
      <w:i/>
      <w:iCs/>
      <w:color w:val="404040" w:themeColor="text1" w:themeTint="BF"/>
    </w:rPr>
  </w:style>
  <w:style w:type="paragraph" w:styleId="ListParagraph">
    <w:name w:val="List Paragraph"/>
    <w:basedOn w:val="Normal"/>
    <w:uiPriority w:val="34"/>
    <w:qFormat/>
    <w:rsid w:val="00184582"/>
    <w:pPr>
      <w:ind w:left="720"/>
      <w:contextualSpacing/>
    </w:pPr>
  </w:style>
  <w:style w:type="character" w:styleId="IntenseEmphasis">
    <w:name w:val="Intense Emphasis"/>
    <w:basedOn w:val="DefaultParagraphFont"/>
    <w:uiPriority w:val="21"/>
    <w:qFormat/>
    <w:rsid w:val="00184582"/>
    <w:rPr>
      <w:i/>
      <w:iCs/>
      <w:color w:val="0F4761" w:themeColor="accent1" w:themeShade="BF"/>
    </w:rPr>
  </w:style>
  <w:style w:type="paragraph" w:styleId="IntenseQuote">
    <w:name w:val="Intense Quote"/>
    <w:basedOn w:val="Normal"/>
    <w:next w:val="Normal"/>
    <w:link w:val="IntenseQuoteChar"/>
    <w:uiPriority w:val="30"/>
    <w:qFormat/>
    <w:rsid w:val="00184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582"/>
    <w:rPr>
      <w:rFonts w:cs="Latha"/>
      <w:i/>
      <w:iCs/>
      <w:color w:val="0F4761" w:themeColor="accent1" w:themeShade="BF"/>
    </w:rPr>
  </w:style>
  <w:style w:type="character" w:styleId="IntenseReference">
    <w:name w:val="Intense Reference"/>
    <w:basedOn w:val="DefaultParagraphFont"/>
    <w:uiPriority w:val="32"/>
    <w:qFormat/>
    <w:rsid w:val="00184582"/>
    <w:rPr>
      <w:b/>
      <w:bCs/>
      <w:smallCaps/>
      <w:color w:val="0F4761" w:themeColor="accent1" w:themeShade="BF"/>
      <w:spacing w:val="5"/>
    </w:rPr>
  </w:style>
  <w:style w:type="character" w:styleId="Strong">
    <w:name w:val="Strong"/>
    <w:basedOn w:val="DefaultParagraphFont"/>
    <w:uiPriority w:val="22"/>
    <w:qFormat/>
    <w:rsid w:val="00882B7C"/>
    <w:rPr>
      <w:b/>
      <w:bCs/>
    </w:rPr>
  </w:style>
  <w:style w:type="character" w:styleId="Hyperlink">
    <w:name w:val="Hyperlink"/>
    <w:basedOn w:val="DefaultParagraphFont"/>
    <w:uiPriority w:val="99"/>
    <w:unhideWhenUsed/>
    <w:rsid w:val="00355473"/>
    <w:rPr>
      <w:color w:val="0000FF"/>
      <w:u w:val="single"/>
    </w:rPr>
  </w:style>
  <w:style w:type="character" w:styleId="Emphasis">
    <w:name w:val="Emphasis"/>
    <w:basedOn w:val="DefaultParagraphFont"/>
    <w:uiPriority w:val="20"/>
    <w:qFormat/>
    <w:rsid w:val="00355473"/>
    <w:rPr>
      <w:i/>
      <w:iCs/>
    </w:rPr>
  </w:style>
  <w:style w:type="paragraph" w:styleId="Revision">
    <w:name w:val="Revision"/>
    <w:hidden/>
    <w:uiPriority w:val="99"/>
    <w:semiHidden/>
    <w:rsid w:val="006854E7"/>
    <w:rPr>
      <w:rFonts w:cs="Latha"/>
    </w:rPr>
  </w:style>
  <w:style w:type="character" w:styleId="CommentReference">
    <w:name w:val="annotation reference"/>
    <w:basedOn w:val="DefaultParagraphFont"/>
    <w:uiPriority w:val="99"/>
    <w:semiHidden/>
    <w:unhideWhenUsed/>
    <w:rsid w:val="006854E7"/>
    <w:rPr>
      <w:sz w:val="16"/>
      <w:szCs w:val="16"/>
    </w:rPr>
  </w:style>
  <w:style w:type="table" w:styleId="TableGrid">
    <w:name w:val="Table Grid"/>
    <w:basedOn w:val="TableNormal"/>
    <w:uiPriority w:val="39"/>
    <w:rsid w:val="00685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er-generated">
    <w:name w:val="user-generated"/>
    <w:basedOn w:val="DefaultParagraphFont"/>
    <w:rsid w:val="006854E7"/>
  </w:style>
  <w:style w:type="character" w:styleId="FollowedHyperlink">
    <w:name w:val="FollowedHyperlink"/>
    <w:basedOn w:val="DefaultParagraphFont"/>
    <w:uiPriority w:val="99"/>
    <w:semiHidden/>
    <w:unhideWhenUsed/>
    <w:rsid w:val="00B32D48"/>
    <w:rPr>
      <w:color w:val="96607D" w:themeColor="followedHyperlink"/>
      <w:u w:val="single"/>
    </w:rPr>
  </w:style>
  <w:style w:type="paragraph" w:styleId="Bibliography">
    <w:name w:val="Bibliography"/>
    <w:basedOn w:val="Normal"/>
    <w:next w:val="Normal"/>
    <w:uiPriority w:val="37"/>
    <w:unhideWhenUsed/>
    <w:rsid w:val="00304402"/>
    <w:pPr>
      <w:tabs>
        <w:tab w:val="left" w:pos="500"/>
      </w:tabs>
      <w:spacing w:after="240"/>
      <w:ind w:left="504" w:hanging="504"/>
    </w:pPr>
  </w:style>
  <w:style w:type="paragraph" w:styleId="NormalWeb">
    <w:name w:val="Normal (Web)"/>
    <w:basedOn w:val="Normal"/>
    <w:uiPriority w:val="99"/>
    <w:unhideWhenUsed/>
    <w:rsid w:val="004A2AF7"/>
    <w:pPr>
      <w:spacing w:before="100" w:beforeAutospacing="1" w:after="100" w:afterAutospacing="1"/>
    </w:pPr>
    <w:rPr>
      <w:rFonts w:ascii="Times New Roman" w:eastAsia="Times New Roman" w:hAnsi="Times New Roman" w:cs="Times New Roman"/>
      <w:kern w:val="0"/>
      <w:lang w:val="en-US" w:bidi="kn-IN"/>
      <w14:ligatures w14:val="none"/>
    </w:rPr>
  </w:style>
  <w:style w:type="character" w:customStyle="1" w:styleId="UnresolvedMention1">
    <w:name w:val="Unresolved Mention1"/>
    <w:basedOn w:val="DefaultParagraphFont"/>
    <w:uiPriority w:val="99"/>
    <w:semiHidden/>
    <w:unhideWhenUsed/>
    <w:rsid w:val="00EC19C1"/>
    <w:rPr>
      <w:color w:val="605E5C"/>
      <w:shd w:val="clear" w:color="auto" w:fill="E1DFDD"/>
    </w:rPr>
  </w:style>
  <w:style w:type="paragraph" w:styleId="CommentText">
    <w:name w:val="annotation text"/>
    <w:basedOn w:val="Normal"/>
    <w:link w:val="CommentTextChar"/>
    <w:uiPriority w:val="99"/>
    <w:unhideWhenUsed/>
    <w:rsid w:val="00D62AF4"/>
    <w:rPr>
      <w:sz w:val="20"/>
      <w:szCs w:val="20"/>
    </w:rPr>
  </w:style>
  <w:style w:type="character" w:customStyle="1" w:styleId="CommentTextChar">
    <w:name w:val="Comment Text Char"/>
    <w:basedOn w:val="DefaultParagraphFont"/>
    <w:link w:val="CommentText"/>
    <w:uiPriority w:val="99"/>
    <w:rsid w:val="00D62AF4"/>
    <w:rPr>
      <w:rFonts w:cs="Latha"/>
      <w:sz w:val="20"/>
      <w:szCs w:val="20"/>
      <w:lang w:val="en-GB"/>
    </w:rPr>
  </w:style>
  <w:style w:type="paragraph" w:styleId="CommentSubject">
    <w:name w:val="annotation subject"/>
    <w:basedOn w:val="CommentText"/>
    <w:next w:val="CommentText"/>
    <w:link w:val="CommentSubjectChar"/>
    <w:uiPriority w:val="99"/>
    <w:semiHidden/>
    <w:unhideWhenUsed/>
    <w:rsid w:val="00D62AF4"/>
    <w:rPr>
      <w:b/>
      <w:bCs/>
    </w:rPr>
  </w:style>
  <w:style w:type="character" w:customStyle="1" w:styleId="CommentSubjectChar">
    <w:name w:val="Comment Subject Char"/>
    <w:basedOn w:val="CommentTextChar"/>
    <w:link w:val="CommentSubject"/>
    <w:uiPriority w:val="99"/>
    <w:semiHidden/>
    <w:rsid w:val="00D62AF4"/>
    <w:rPr>
      <w:rFonts w:cs="Latha"/>
      <w:b/>
      <w:bCs/>
      <w:sz w:val="20"/>
      <w:szCs w:val="20"/>
      <w:lang w:val="en-GB"/>
    </w:rPr>
  </w:style>
  <w:style w:type="paragraph" w:styleId="BalloonText">
    <w:name w:val="Balloon Text"/>
    <w:basedOn w:val="Normal"/>
    <w:link w:val="BalloonTextChar"/>
    <w:uiPriority w:val="99"/>
    <w:semiHidden/>
    <w:unhideWhenUsed/>
    <w:rsid w:val="00D62A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AF4"/>
    <w:rPr>
      <w:rFonts w:ascii="Segoe UI" w:hAnsi="Segoe UI" w:cs="Segoe UI"/>
      <w:sz w:val="18"/>
      <w:szCs w:val="18"/>
      <w:lang w:val="en-GB"/>
    </w:rPr>
  </w:style>
  <w:style w:type="paragraph" w:customStyle="1" w:styleId="TableParagraph">
    <w:name w:val="Table Paragraph"/>
    <w:basedOn w:val="Normal"/>
    <w:uiPriority w:val="1"/>
    <w:qFormat/>
    <w:rsid w:val="00F9041A"/>
    <w:pPr>
      <w:widowControl w:val="0"/>
      <w:autoSpaceDE w:val="0"/>
      <w:autoSpaceDN w:val="0"/>
      <w:ind w:left="110"/>
    </w:pPr>
    <w:rPr>
      <w:rFonts w:ascii="Times New Roman" w:eastAsia="Times New Roman" w:hAnsi="Times New Roman" w:cs="Times New Roman"/>
      <w:kern w:val="0"/>
      <w:sz w:val="22"/>
      <w:szCs w:val="22"/>
      <w:lang w:val="en-US" w:bidi="ar-SA"/>
      <w14:ligatures w14:val="none"/>
    </w:rPr>
  </w:style>
  <w:style w:type="character" w:styleId="UnresolvedMention">
    <w:name w:val="Unresolved Mention"/>
    <w:basedOn w:val="DefaultParagraphFont"/>
    <w:uiPriority w:val="99"/>
    <w:semiHidden/>
    <w:unhideWhenUsed/>
    <w:rsid w:val="00303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59533">
      <w:bodyDiv w:val="1"/>
      <w:marLeft w:val="0"/>
      <w:marRight w:val="0"/>
      <w:marTop w:val="0"/>
      <w:marBottom w:val="0"/>
      <w:divBdr>
        <w:top w:val="none" w:sz="0" w:space="0" w:color="auto"/>
        <w:left w:val="none" w:sz="0" w:space="0" w:color="auto"/>
        <w:bottom w:val="none" w:sz="0" w:space="0" w:color="auto"/>
        <w:right w:val="none" w:sz="0" w:space="0" w:color="auto"/>
      </w:divBdr>
    </w:div>
    <w:div w:id="259728382">
      <w:bodyDiv w:val="1"/>
      <w:marLeft w:val="0"/>
      <w:marRight w:val="0"/>
      <w:marTop w:val="0"/>
      <w:marBottom w:val="0"/>
      <w:divBdr>
        <w:top w:val="none" w:sz="0" w:space="0" w:color="auto"/>
        <w:left w:val="none" w:sz="0" w:space="0" w:color="auto"/>
        <w:bottom w:val="none" w:sz="0" w:space="0" w:color="auto"/>
        <w:right w:val="none" w:sz="0" w:space="0" w:color="auto"/>
      </w:divBdr>
    </w:div>
    <w:div w:id="273948092">
      <w:bodyDiv w:val="1"/>
      <w:marLeft w:val="0"/>
      <w:marRight w:val="0"/>
      <w:marTop w:val="0"/>
      <w:marBottom w:val="0"/>
      <w:divBdr>
        <w:top w:val="none" w:sz="0" w:space="0" w:color="auto"/>
        <w:left w:val="none" w:sz="0" w:space="0" w:color="auto"/>
        <w:bottom w:val="none" w:sz="0" w:space="0" w:color="auto"/>
        <w:right w:val="none" w:sz="0" w:space="0" w:color="auto"/>
      </w:divBdr>
    </w:div>
    <w:div w:id="307516992">
      <w:bodyDiv w:val="1"/>
      <w:marLeft w:val="0"/>
      <w:marRight w:val="0"/>
      <w:marTop w:val="0"/>
      <w:marBottom w:val="0"/>
      <w:divBdr>
        <w:top w:val="none" w:sz="0" w:space="0" w:color="auto"/>
        <w:left w:val="none" w:sz="0" w:space="0" w:color="auto"/>
        <w:bottom w:val="none" w:sz="0" w:space="0" w:color="auto"/>
        <w:right w:val="none" w:sz="0" w:space="0" w:color="auto"/>
      </w:divBdr>
    </w:div>
    <w:div w:id="325137206">
      <w:bodyDiv w:val="1"/>
      <w:marLeft w:val="0"/>
      <w:marRight w:val="0"/>
      <w:marTop w:val="0"/>
      <w:marBottom w:val="0"/>
      <w:divBdr>
        <w:top w:val="none" w:sz="0" w:space="0" w:color="auto"/>
        <w:left w:val="none" w:sz="0" w:space="0" w:color="auto"/>
        <w:bottom w:val="none" w:sz="0" w:space="0" w:color="auto"/>
        <w:right w:val="none" w:sz="0" w:space="0" w:color="auto"/>
      </w:divBdr>
      <w:divsChild>
        <w:div w:id="2100983401">
          <w:marLeft w:val="0"/>
          <w:marRight w:val="0"/>
          <w:marTop w:val="0"/>
          <w:marBottom w:val="0"/>
          <w:divBdr>
            <w:top w:val="none" w:sz="0" w:space="0" w:color="auto"/>
            <w:left w:val="none" w:sz="0" w:space="0" w:color="auto"/>
            <w:bottom w:val="none" w:sz="0" w:space="0" w:color="auto"/>
            <w:right w:val="none" w:sz="0" w:space="0" w:color="auto"/>
          </w:divBdr>
        </w:div>
        <w:div w:id="1244603698">
          <w:marLeft w:val="0"/>
          <w:marRight w:val="0"/>
          <w:marTop w:val="60"/>
          <w:marBottom w:val="0"/>
          <w:divBdr>
            <w:top w:val="none" w:sz="0" w:space="0" w:color="auto"/>
            <w:left w:val="none" w:sz="0" w:space="0" w:color="auto"/>
            <w:bottom w:val="none" w:sz="0" w:space="0" w:color="auto"/>
            <w:right w:val="none" w:sz="0" w:space="0" w:color="auto"/>
          </w:divBdr>
        </w:div>
        <w:div w:id="192232806">
          <w:marLeft w:val="0"/>
          <w:marRight w:val="0"/>
          <w:marTop w:val="0"/>
          <w:marBottom w:val="0"/>
          <w:divBdr>
            <w:top w:val="none" w:sz="0" w:space="0" w:color="auto"/>
            <w:left w:val="none" w:sz="0" w:space="0" w:color="auto"/>
            <w:bottom w:val="none" w:sz="0" w:space="0" w:color="auto"/>
            <w:right w:val="none" w:sz="0" w:space="0" w:color="auto"/>
          </w:divBdr>
        </w:div>
      </w:divsChild>
    </w:div>
    <w:div w:id="390813003">
      <w:bodyDiv w:val="1"/>
      <w:marLeft w:val="0"/>
      <w:marRight w:val="0"/>
      <w:marTop w:val="0"/>
      <w:marBottom w:val="0"/>
      <w:divBdr>
        <w:top w:val="none" w:sz="0" w:space="0" w:color="auto"/>
        <w:left w:val="none" w:sz="0" w:space="0" w:color="auto"/>
        <w:bottom w:val="none" w:sz="0" w:space="0" w:color="auto"/>
        <w:right w:val="none" w:sz="0" w:space="0" w:color="auto"/>
      </w:divBdr>
      <w:divsChild>
        <w:div w:id="992636045">
          <w:marLeft w:val="0"/>
          <w:marRight w:val="0"/>
          <w:marTop w:val="0"/>
          <w:marBottom w:val="0"/>
          <w:divBdr>
            <w:top w:val="none" w:sz="0" w:space="0" w:color="auto"/>
            <w:left w:val="none" w:sz="0" w:space="0" w:color="auto"/>
            <w:bottom w:val="none" w:sz="0" w:space="0" w:color="auto"/>
            <w:right w:val="none" w:sz="0" w:space="0" w:color="auto"/>
          </w:divBdr>
        </w:div>
        <w:div w:id="2064982553">
          <w:marLeft w:val="0"/>
          <w:marRight w:val="0"/>
          <w:marTop w:val="60"/>
          <w:marBottom w:val="0"/>
          <w:divBdr>
            <w:top w:val="none" w:sz="0" w:space="0" w:color="auto"/>
            <w:left w:val="none" w:sz="0" w:space="0" w:color="auto"/>
            <w:bottom w:val="none" w:sz="0" w:space="0" w:color="auto"/>
            <w:right w:val="none" w:sz="0" w:space="0" w:color="auto"/>
          </w:divBdr>
        </w:div>
        <w:div w:id="539317138">
          <w:marLeft w:val="0"/>
          <w:marRight w:val="0"/>
          <w:marTop w:val="0"/>
          <w:marBottom w:val="0"/>
          <w:divBdr>
            <w:top w:val="none" w:sz="0" w:space="0" w:color="auto"/>
            <w:left w:val="none" w:sz="0" w:space="0" w:color="auto"/>
            <w:bottom w:val="none" w:sz="0" w:space="0" w:color="auto"/>
            <w:right w:val="none" w:sz="0" w:space="0" w:color="auto"/>
          </w:divBdr>
        </w:div>
      </w:divsChild>
    </w:div>
    <w:div w:id="402066639">
      <w:bodyDiv w:val="1"/>
      <w:marLeft w:val="0"/>
      <w:marRight w:val="0"/>
      <w:marTop w:val="0"/>
      <w:marBottom w:val="0"/>
      <w:divBdr>
        <w:top w:val="none" w:sz="0" w:space="0" w:color="auto"/>
        <w:left w:val="none" w:sz="0" w:space="0" w:color="auto"/>
        <w:bottom w:val="none" w:sz="0" w:space="0" w:color="auto"/>
        <w:right w:val="none" w:sz="0" w:space="0" w:color="auto"/>
      </w:divBdr>
    </w:div>
    <w:div w:id="576017289">
      <w:bodyDiv w:val="1"/>
      <w:marLeft w:val="0"/>
      <w:marRight w:val="0"/>
      <w:marTop w:val="0"/>
      <w:marBottom w:val="0"/>
      <w:divBdr>
        <w:top w:val="none" w:sz="0" w:space="0" w:color="auto"/>
        <w:left w:val="none" w:sz="0" w:space="0" w:color="auto"/>
        <w:bottom w:val="none" w:sz="0" w:space="0" w:color="auto"/>
        <w:right w:val="none" w:sz="0" w:space="0" w:color="auto"/>
      </w:divBdr>
    </w:div>
    <w:div w:id="587471826">
      <w:bodyDiv w:val="1"/>
      <w:marLeft w:val="0"/>
      <w:marRight w:val="0"/>
      <w:marTop w:val="0"/>
      <w:marBottom w:val="0"/>
      <w:divBdr>
        <w:top w:val="none" w:sz="0" w:space="0" w:color="auto"/>
        <w:left w:val="none" w:sz="0" w:space="0" w:color="auto"/>
        <w:bottom w:val="none" w:sz="0" w:space="0" w:color="auto"/>
        <w:right w:val="none" w:sz="0" w:space="0" w:color="auto"/>
      </w:divBdr>
    </w:div>
    <w:div w:id="637229596">
      <w:bodyDiv w:val="1"/>
      <w:marLeft w:val="0"/>
      <w:marRight w:val="0"/>
      <w:marTop w:val="0"/>
      <w:marBottom w:val="0"/>
      <w:divBdr>
        <w:top w:val="none" w:sz="0" w:space="0" w:color="auto"/>
        <w:left w:val="none" w:sz="0" w:space="0" w:color="auto"/>
        <w:bottom w:val="none" w:sz="0" w:space="0" w:color="auto"/>
        <w:right w:val="none" w:sz="0" w:space="0" w:color="auto"/>
      </w:divBdr>
    </w:div>
    <w:div w:id="658459741">
      <w:bodyDiv w:val="1"/>
      <w:marLeft w:val="0"/>
      <w:marRight w:val="0"/>
      <w:marTop w:val="0"/>
      <w:marBottom w:val="0"/>
      <w:divBdr>
        <w:top w:val="none" w:sz="0" w:space="0" w:color="auto"/>
        <w:left w:val="none" w:sz="0" w:space="0" w:color="auto"/>
        <w:bottom w:val="none" w:sz="0" w:space="0" w:color="auto"/>
        <w:right w:val="none" w:sz="0" w:space="0" w:color="auto"/>
      </w:divBdr>
    </w:div>
    <w:div w:id="731807604">
      <w:bodyDiv w:val="1"/>
      <w:marLeft w:val="0"/>
      <w:marRight w:val="0"/>
      <w:marTop w:val="0"/>
      <w:marBottom w:val="0"/>
      <w:divBdr>
        <w:top w:val="none" w:sz="0" w:space="0" w:color="auto"/>
        <w:left w:val="none" w:sz="0" w:space="0" w:color="auto"/>
        <w:bottom w:val="none" w:sz="0" w:space="0" w:color="auto"/>
        <w:right w:val="none" w:sz="0" w:space="0" w:color="auto"/>
      </w:divBdr>
    </w:div>
    <w:div w:id="851333287">
      <w:bodyDiv w:val="1"/>
      <w:marLeft w:val="0"/>
      <w:marRight w:val="0"/>
      <w:marTop w:val="0"/>
      <w:marBottom w:val="0"/>
      <w:divBdr>
        <w:top w:val="none" w:sz="0" w:space="0" w:color="auto"/>
        <w:left w:val="none" w:sz="0" w:space="0" w:color="auto"/>
        <w:bottom w:val="none" w:sz="0" w:space="0" w:color="auto"/>
        <w:right w:val="none" w:sz="0" w:space="0" w:color="auto"/>
      </w:divBdr>
    </w:div>
    <w:div w:id="966592861">
      <w:bodyDiv w:val="1"/>
      <w:marLeft w:val="0"/>
      <w:marRight w:val="0"/>
      <w:marTop w:val="0"/>
      <w:marBottom w:val="0"/>
      <w:divBdr>
        <w:top w:val="none" w:sz="0" w:space="0" w:color="auto"/>
        <w:left w:val="none" w:sz="0" w:space="0" w:color="auto"/>
        <w:bottom w:val="none" w:sz="0" w:space="0" w:color="auto"/>
        <w:right w:val="none" w:sz="0" w:space="0" w:color="auto"/>
      </w:divBdr>
    </w:div>
    <w:div w:id="1072507238">
      <w:bodyDiv w:val="1"/>
      <w:marLeft w:val="0"/>
      <w:marRight w:val="0"/>
      <w:marTop w:val="0"/>
      <w:marBottom w:val="0"/>
      <w:divBdr>
        <w:top w:val="none" w:sz="0" w:space="0" w:color="auto"/>
        <w:left w:val="none" w:sz="0" w:space="0" w:color="auto"/>
        <w:bottom w:val="none" w:sz="0" w:space="0" w:color="auto"/>
        <w:right w:val="none" w:sz="0" w:space="0" w:color="auto"/>
      </w:divBdr>
    </w:div>
    <w:div w:id="1073813912">
      <w:bodyDiv w:val="1"/>
      <w:marLeft w:val="0"/>
      <w:marRight w:val="0"/>
      <w:marTop w:val="0"/>
      <w:marBottom w:val="0"/>
      <w:divBdr>
        <w:top w:val="none" w:sz="0" w:space="0" w:color="auto"/>
        <w:left w:val="none" w:sz="0" w:space="0" w:color="auto"/>
        <w:bottom w:val="none" w:sz="0" w:space="0" w:color="auto"/>
        <w:right w:val="none" w:sz="0" w:space="0" w:color="auto"/>
      </w:divBdr>
    </w:div>
    <w:div w:id="1152985583">
      <w:bodyDiv w:val="1"/>
      <w:marLeft w:val="0"/>
      <w:marRight w:val="0"/>
      <w:marTop w:val="0"/>
      <w:marBottom w:val="0"/>
      <w:divBdr>
        <w:top w:val="none" w:sz="0" w:space="0" w:color="auto"/>
        <w:left w:val="none" w:sz="0" w:space="0" w:color="auto"/>
        <w:bottom w:val="none" w:sz="0" w:space="0" w:color="auto"/>
        <w:right w:val="none" w:sz="0" w:space="0" w:color="auto"/>
      </w:divBdr>
    </w:div>
    <w:div w:id="1331251282">
      <w:bodyDiv w:val="1"/>
      <w:marLeft w:val="0"/>
      <w:marRight w:val="0"/>
      <w:marTop w:val="0"/>
      <w:marBottom w:val="0"/>
      <w:divBdr>
        <w:top w:val="none" w:sz="0" w:space="0" w:color="auto"/>
        <w:left w:val="none" w:sz="0" w:space="0" w:color="auto"/>
        <w:bottom w:val="none" w:sz="0" w:space="0" w:color="auto"/>
        <w:right w:val="none" w:sz="0" w:space="0" w:color="auto"/>
      </w:divBdr>
    </w:div>
    <w:div w:id="1444035663">
      <w:bodyDiv w:val="1"/>
      <w:marLeft w:val="0"/>
      <w:marRight w:val="0"/>
      <w:marTop w:val="0"/>
      <w:marBottom w:val="0"/>
      <w:divBdr>
        <w:top w:val="none" w:sz="0" w:space="0" w:color="auto"/>
        <w:left w:val="none" w:sz="0" w:space="0" w:color="auto"/>
        <w:bottom w:val="none" w:sz="0" w:space="0" w:color="auto"/>
        <w:right w:val="none" w:sz="0" w:space="0" w:color="auto"/>
      </w:divBdr>
    </w:div>
    <w:div w:id="1540127927">
      <w:bodyDiv w:val="1"/>
      <w:marLeft w:val="0"/>
      <w:marRight w:val="0"/>
      <w:marTop w:val="0"/>
      <w:marBottom w:val="0"/>
      <w:divBdr>
        <w:top w:val="none" w:sz="0" w:space="0" w:color="auto"/>
        <w:left w:val="none" w:sz="0" w:space="0" w:color="auto"/>
        <w:bottom w:val="none" w:sz="0" w:space="0" w:color="auto"/>
        <w:right w:val="none" w:sz="0" w:space="0" w:color="auto"/>
      </w:divBdr>
    </w:div>
    <w:div w:id="1591742426">
      <w:bodyDiv w:val="1"/>
      <w:marLeft w:val="0"/>
      <w:marRight w:val="0"/>
      <w:marTop w:val="0"/>
      <w:marBottom w:val="0"/>
      <w:divBdr>
        <w:top w:val="none" w:sz="0" w:space="0" w:color="auto"/>
        <w:left w:val="none" w:sz="0" w:space="0" w:color="auto"/>
        <w:bottom w:val="none" w:sz="0" w:space="0" w:color="auto"/>
        <w:right w:val="none" w:sz="0" w:space="0" w:color="auto"/>
      </w:divBdr>
    </w:div>
    <w:div w:id="1619945561">
      <w:bodyDiv w:val="1"/>
      <w:marLeft w:val="0"/>
      <w:marRight w:val="0"/>
      <w:marTop w:val="0"/>
      <w:marBottom w:val="0"/>
      <w:divBdr>
        <w:top w:val="none" w:sz="0" w:space="0" w:color="auto"/>
        <w:left w:val="none" w:sz="0" w:space="0" w:color="auto"/>
        <w:bottom w:val="none" w:sz="0" w:space="0" w:color="auto"/>
        <w:right w:val="none" w:sz="0" w:space="0" w:color="auto"/>
      </w:divBdr>
    </w:div>
    <w:div w:id="1666778919">
      <w:bodyDiv w:val="1"/>
      <w:marLeft w:val="0"/>
      <w:marRight w:val="0"/>
      <w:marTop w:val="0"/>
      <w:marBottom w:val="0"/>
      <w:divBdr>
        <w:top w:val="none" w:sz="0" w:space="0" w:color="auto"/>
        <w:left w:val="none" w:sz="0" w:space="0" w:color="auto"/>
        <w:bottom w:val="none" w:sz="0" w:space="0" w:color="auto"/>
        <w:right w:val="none" w:sz="0" w:space="0" w:color="auto"/>
      </w:divBdr>
    </w:div>
    <w:div w:id="1670788212">
      <w:bodyDiv w:val="1"/>
      <w:marLeft w:val="0"/>
      <w:marRight w:val="0"/>
      <w:marTop w:val="0"/>
      <w:marBottom w:val="0"/>
      <w:divBdr>
        <w:top w:val="none" w:sz="0" w:space="0" w:color="auto"/>
        <w:left w:val="none" w:sz="0" w:space="0" w:color="auto"/>
        <w:bottom w:val="none" w:sz="0" w:space="0" w:color="auto"/>
        <w:right w:val="none" w:sz="0" w:space="0" w:color="auto"/>
      </w:divBdr>
    </w:div>
    <w:div w:id="1674914304">
      <w:bodyDiv w:val="1"/>
      <w:marLeft w:val="0"/>
      <w:marRight w:val="0"/>
      <w:marTop w:val="0"/>
      <w:marBottom w:val="0"/>
      <w:divBdr>
        <w:top w:val="none" w:sz="0" w:space="0" w:color="auto"/>
        <w:left w:val="none" w:sz="0" w:space="0" w:color="auto"/>
        <w:bottom w:val="none" w:sz="0" w:space="0" w:color="auto"/>
        <w:right w:val="none" w:sz="0" w:space="0" w:color="auto"/>
      </w:divBdr>
    </w:div>
    <w:div w:id="1907689909">
      <w:bodyDiv w:val="1"/>
      <w:marLeft w:val="0"/>
      <w:marRight w:val="0"/>
      <w:marTop w:val="0"/>
      <w:marBottom w:val="0"/>
      <w:divBdr>
        <w:top w:val="none" w:sz="0" w:space="0" w:color="auto"/>
        <w:left w:val="none" w:sz="0" w:space="0" w:color="auto"/>
        <w:bottom w:val="none" w:sz="0" w:space="0" w:color="auto"/>
        <w:right w:val="none" w:sz="0" w:space="0" w:color="auto"/>
      </w:divBdr>
    </w:div>
    <w:div w:id="1922906070">
      <w:bodyDiv w:val="1"/>
      <w:marLeft w:val="0"/>
      <w:marRight w:val="0"/>
      <w:marTop w:val="0"/>
      <w:marBottom w:val="0"/>
      <w:divBdr>
        <w:top w:val="none" w:sz="0" w:space="0" w:color="auto"/>
        <w:left w:val="none" w:sz="0" w:space="0" w:color="auto"/>
        <w:bottom w:val="none" w:sz="0" w:space="0" w:color="auto"/>
        <w:right w:val="none" w:sz="0" w:space="0" w:color="auto"/>
      </w:divBdr>
    </w:div>
    <w:div w:id="1965577873">
      <w:bodyDiv w:val="1"/>
      <w:marLeft w:val="0"/>
      <w:marRight w:val="0"/>
      <w:marTop w:val="0"/>
      <w:marBottom w:val="0"/>
      <w:divBdr>
        <w:top w:val="none" w:sz="0" w:space="0" w:color="auto"/>
        <w:left w:val="none" w:sz="0" w:space="0" w:color="auto"/>
        <w:bottom w:val="none" w:sz="0" w:space="0" w:color="auto"/>
        <w:right w:val="none" w:sz="0" w:space="0" w:color="auto"/>
      </w:divBdr>
    </w:div>
    <w:div w:id="1980722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80/10401330701542495" TargetMode="Externa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anuakshah/Library/Group%20Containers/UBF8T346G9.Office/User%20Content.localized/Templates.localized/PSM%20training%20V%204_Edit%2024.11.202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C6443-EC8D-4D05-9409-303372D0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PSM training V 4_Edit 24.11.2024 (1).dotx</Template>
  <TotalTime>449</TotalTime>
  <Pages>19</Pages>
  <Words>11428</Words>
  <Characters>65140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H N</dc:creator>
  <cp:keywords/>
  <dc:description/>
  <cp:lastModifiedBy>Aana</cp:lastModifiedBy>
  <cp:revision>67</cp:revision>
  <dcterms:created xsi:type="dcterms:W3CDTF">2024-12-24T06:06:00Z</dcterms:created>
  <dcterms:modified xsi:type="dcterms:W3CDTF">2026-02-16T12:06:00Z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id="tDGP355r"/&gt;&lt;style id="http://www.zotero.org/styles/american-medical-association-brackets" hasBibliography="1" bibliographyStyleHasBeenSet="1"/&gt;&lt;prefs&gt;&lt;pref name="fieldType" value="Field"/&gt;&lt;/pre</vt:lpwstr>
  </property>
  <property fmtid="{D5CDD505-2E9C-101B-9397-08002B2CF9AE}" pid="3" name="ZOTERO_PREF_2">
    <vt:lpwstr>fs&gt;&lt;/data&gt;</vt:lpwstr>
  </property>
</Properties>
</file>