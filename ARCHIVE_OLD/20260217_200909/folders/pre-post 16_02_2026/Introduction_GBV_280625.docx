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65957" w14:textId="19F8A25C" w:rsidR="00BA1F39" w:rsidRPr="00780367" w:rsidRDefault="00BA1F39">
      <w:pPr>
        <w:rPr>
          <w:rFonts w:ascii="Times" w:hAnsi="Times"/>
          <w:b/>
          <w:bCs/>
        </w:rPr>
      </w:pPr>
      <w:r w:rsidRPr="00780367">
        <w:rPr>
          <w:rFonts w:ascii="Times" w:hAnsi="Times"/>
        </w:rPr>
        <w:br/>
      </w:r>
      <w:r w:rsidR="001829DC" w:rsidRPr="00780367">
        <w:rPr>
          <w:rFonts w:ascii="Times" w:hAnsi="Times"/>
          <w:b/>
          <w:bCs/>
        </w:rPr>
        <w:t>INTRODUCTION</w:t>
      </w:r>
    </w:p>
    <w:p w14:paraId="19703681" w14:textId="77777777" w:rsidR="00A800CC" w:rsidRPr="00780367" w:rsidRDefault="00A800CC">
      <w:pPr>
        <w:rPr>
          <w:rFonts w:ascii="Times" w:hAnsi="Times"/>
        </w:rPr>
      </w:pPr>
    </w:p>
    <w:p w14:paraId="525DE3D8" w14:textId="77777777" w:rsidR="00A800CC" w:rsidRPr="00780367" w:rsidRDefault="00A800CC">
      <w:pPr>
        <w:rPr>
          <w:rFonts w:ascii="Times" w:hAnsi="Times"/>
        </w:rPr>
      </w:pPr>
    </w:p>
    <w:p w14:paraId="47DB3E83" w14:textId="312A6C40" w:rsidR="00A12C28" w:rsidRPr="00780367" w:rsidRDefault="00A800CC" w:rsidP="00A12C28">
      <w:pPr>
        <w:spacing w:line="360" w:lineRule="auto"/>
        <w:jc w:val="both"/>
        <w:rPr>
          <w:rFonts w:ascii="Times" w:hAnsi="Times" w:cs="Calibri"/>
          <w:shd w:val="clear" w:color="auto" w:fill="FFFFFF"/>
        </w:rPr>
      </w:pPr>
      <w:r w:rsidRPr="00780367">
        <w:rPr>
          <w:rStyle w:val="Strong"/>
          <w:rFonts w:ascii="Times" w:hAnsi="Times" w:cs="Times New Roman"/>
          <w:b w:val="0"/>
          <w:bCs w:val="0"/>
          <w:shd w:val="clear" w:color="auto" w:fill="FFFFFF"/>
        </w:rPr>
        <w:t>Gender-based violence (</w:t>
      </w:r>
      <w:r w:rsidRPr="00780367">
        <w:rPr>
          <w:rStyle w:val="Strong"/>
          <w:rFonts w:ascii="Times" w:hAnsi="Times" w:cs="Calibri"/>
          <w:b w:val="0"/>
          <w:bCs w:val="0"/>
          <w:shd w:val="clear" w:color="auto" w:fill="FFFFFF"/>
        </w:rPr>
        <w:t>GBV)</w:t>
      </w:r>
      <w:r w:rsidRPr="00780367">
        <w:rPr>
          <w:rFonts w:ascii="Times" w:hAnsi="Times" w:cs="Calibri"/>
          <w:shd w:val="clear" w:color="auto" w:fill="FFFFFF"/>
        </w:rPr>
        <w:t xml:space="preserve"> refers to a type of violence "directed at an individual based on their gender", and </w:t>
      </w:r>
      <w:r w:rsidR="006B3D6C" w:rsidRPr="00780367">
        <w:rPr>
          <w:rFonts w:ascii="Times" w:hAnsi="Times" w:cs="Calibri"/>
          <w:shd w:val="clear" w:color="auto" w:fill="FFFFFF"/>
        </w:rPr>
        <w:t>the burden is disproportionately borne by women and girls</w:t>
      </w:r>
      <w:r w:rsidRPr="00780367">
        <w:rPr>
          <w:rFonts w:ascii="Times" w:hAnsi="Times" w:cs="Calibri"/>
          <w:shd w:val="clear" w:color="auto" w:fill="FFFFFF"/>
        </w:rPr>
        <w:t xml:space="preserve"> (termed VAWG; Violence against Women and Girls)</w:t>
      </w:r>
      <w:r w:rsidRPr="00780367">
        <w:rPr>
          <w:rFonts w:ascii="Times" w:hAnsi="Times" w:cs="Calibri"/>
          <w:shd w:val="clear" w:color="auto" w:fill="FFFFFF"/>
        </w:rPr>
        <w:fldChar w:fldCharType="begin"/>
      </w:r>
      <w:r w:rsidRPr="00780367">
        <w:rPr>
          <w:rFonts w:ascii="Times" w:hAnsi="Times" w:cs="Calibri"/>
          <w:shd w:val="clear" w:color="auto" w:fill="FFFFFF"/>
        </w:rPr>
        <w:instrText xml:space="preserve"> ADDIN ZOTERO_ITEM CSL_CITATION {"citationID":"OXHlTQOU","properties":{"formattedCitation":"[1]","plainCitation":"[1]","noteIndex":0},"citationItems":[{"id":868,"uris":["http://zotero.org/users/7303659/items/7EIBFRLR"],"uri":["http://zotero.org/users/7303659/items/7EIBFRLR"],"itemData":{"id":868,"type":"webpage","title":"Gender-based Violence - Inter-Agency Field Manual on Reproductive Health in Humanitarian Settings - NCBI Bookshelf","URL":"https://www.ncbi.nlm.nih.gov/books/NBK305160/","accessed":{"date-parts":[["2024",3,27]]}}}],"schema":"https://github.com/citation-style-language/schema/raw/master/csl-citation.json"} </w:instrText>
      </w:r>
      <w:r w:rsidRPr="00780367">
        <w:rPr>
          <w:rFonts w:ascii="Times" w:hAnsi="Times" w:cs="Calibri"/>
          <w:shd w:val="clear" w:color="auto" w:fill="FFFFFF"/>
        </w:rPr>
        <w:fldChar w:fldCharType="separate"/>
      </w:r>
      <w:r w:rsidRPr="00780367">
        <w:rPr>
          <w:rFonts w:ascii="Times" w:hAnsi="Times" w:cs="Calibri"/>
          <w:shd w:val="clear" w:color="auto" w:fill="FFFFFF"/>
        </w:rPr>
        <w:t>[1]</w:t>
      </w:r>
      <w:r w:rsidRPr="00780367">
        <w:rPr>
          <w:rFonts w:ascii="Times" w:hAnsi="Times" w:cs="Calibri"/>
          <w:shd w:val="clear" w:color="auto" w:fill="FFFFFF"/>
        </w:rPr>
        <w:fldChar w:fldCharType="end"/>
      </w:r>
      <w:r w:rsidRPr="00780367">
        <w:rPr>
          <w:rFonts w:ascii="Times" w:hAnsi="Times" w:cs="Calibri"/>
          <w:shd w:val="clear" w:color="auto" w:fill="FFFFFF"/>
        </w:rPr>
        <w:t xml:space="preserve">. </w:t>
      </w:r>
      <w:r w:rsidR="00C8225F" w:rsidRPr="00C8225F">
        <w:rPr>
          <w:rFonts w:ascii="Times" w:hAnsi="Times" w:cs="Calibri"/>
          <w:shd w:val="clear" w:color="auto" w:fill="FFFFFF"/>
        </w:rPr>
        <w:t>Globally, about 30% of women have experienced physical, emotional, or sexual violence from an intimate partner</w:t>
      </w:r>
      <w:r w:rsidR="00C8225F" w:rsidRPr="00780367">
        <w:rPr>
          <w:rFonts w:ascii="Times" w:hAnsi="Times" w:cs="Calibri"/>
        </w:rPr>
        <w:t xml:space="preserve"> </w:t>
      </w:r>
      <w:r w:rsidRPr="00780367">
        <w:rPr>
          <w:rFonts w:ascii="Times" w:hAnsi="Times" w:cs="Calibri"/>
        </w:rPr>
        <w:fldChar w:fldCharType="begin"/>
      </w:r>
      <w:r w:rsidRPr="00780367">
        <w:rPr>
          <w:rFonts w:ascii="Times" w:hAnsi="Times" w:cs="Calibri"/>
        </w:rPr>
        <w:instrText xml:space="preserve"> ADDIN ZOTERO_ITEM CSL_CITATION {"citationID":"CBtwPNA9","properties":{"formattedCitation":"[2]","plainCitation":"[2]","noteIndex":0},"citationItems":[{"id":843,"uris":["http://zotero.org/users/7303659/items/DDUTEFPT"],"uri":["http://zotero.org/users/7303659/items/DDUTEFPT"],"itemData":{"id":843,"type":"book","abstract":"This report is based on an analysis of available prevalence data from surveys and studies conducted between 2000 and 2018, obtained through a systematic and comprehensive review of all available data on the prevalence of these two forms of violence against women. In 2016, the World Health Organization’s (WHO’s) Member States endorsed the Global plan of action to strengthen the role of the health system within a national multisectoral response to address interpersonal violence, in particular against women and girls, and against children, which includes improving the collection and use of robust data as one of its four strategic directions. Accurate and reliable statistics on violence against women are crucial to improve our understanding of the prevalence, nature and impact of this violence and how these may differ across settings and age cohorts, and to monitor changes over time.The collection, analysis and reporting of these data also play an important role in informing targeted investments into the development of effective and sustainable intersectoral prevention and response policies and programmes for reducing violence against women. While progress has been made, challenges remain in the availability, quality and timely reporting of data on violence against women.","ISBN":"978-92-4-002225-6","language":"en","note":"Google-Books-ID: 8sVqEAAAQBAJ","number-of-pages":"112","publisher":"World Health Organization","source":"Google Books","title":"Violence against women prevalence estimates, 2018: global, regional and national prevalence estimates for intimate partner violence against women and global and regional prevalence estimates for non-partner sexual violence against women","title-short":"Violence against women prevalence estimates, 2018","author":[{"family":"Organization","given":"World Health"}],"issued":{"date-parts":[["2021",3,9]]}}}],"schema":"https://github.com/citation-style-language/schema/raw/master/csl-citation.json"} </w:instrText>
      </w:r>
      <w:r w:rsidRPr="00780367">
        <w:rPr>
          <w:rFonts w:ascii="Times" w:hAnsi="Times" w:cs="Calibri"/>
        </w:rPr>
        <w:fldChar w:fldCharType="separate"/>
      </w:r>
      <w:r w:rsidRPr="00780367">
        <w:rPr>
          <w:rFonts w:ascii="Times" w:hAnsi="Times" w:cs="Calibri"/>
        </w:rPr>
        <w:t>[2]</w:t>
      </w:r>
      <w:r w:rsidRPr="00780367">
        <w:rPr>
          <w:rFonts w:ascii="Times" w:hAnsi="Times" w:cs="Calibri"/>
        </w:rPr>
        <w:fldChar w:fldCharType="end"/>
      </w:r>
      <w:r w:rsidRPr="00780367">
        <w:rPr>
          <w:rFonts w:ascii="Times" w:hAnsi="Times" w:cs="Calibri"/>
        </w:rPr>
        <w:t xml:space="preserve">. The rates are higher in </w:t>
      </w:r>
      <w:r w:rsidR="006B3D6C" w:rsidRPr="00780367">
        <w:rPr>
          <w:rFonts w:ascii="Times" w:hAnsi="Times" w:cs="Calibri"/>
        </w:rPr>
        <w:t>l</w:t>
      </w:r>
      <w:r w:rsidRPr="00780367">
        <w:rPr>
          <w:rFonts w:ascii="Times" w:hAnsi="Times" w:cs="Calibri"/>
        </w:rPr>
        <w:t xml:space="preserve">ow and </w:t>
      </w:r>
      <w:r w:rsidR="006B3D6C" w:rsidRPr="00780367">
        <w:rPr>
          <w:rFonts w:ascii="Times" w:hAnsi="Times" w:cs="Calibri"/>
        </w:rPr>
        <w:t>m</w:t>
      </w:r>
      <w:r w:rsidRPr="00780367">
        <w:rPr>
          <w:rFonts w:ascii="Times" w:hAnsi="Times" w:cs="Calibri"/>
        </w:rPr>
        <w:t xml:space="preserve">iddle-income countries. </w:t>
      </w:r>
    </w:p>
    <w:p w14:paraId="49FB8D9A" w14:textId="77777777" w:rsidR="00A12C28" w:rsidRPr="00780367" w:rsidRDefault="00A12C28" w:rsidP="00A12C28">
      <w:pPr>
        <w:spacing w:line="360" w:lineRule="auto"/>
        <w:jc w:val="both"/>
        <w:rPr>
          <w:rFonts w:ascii="Times" w:hAnsi="Times" w:cs="Calibri"/>
        </w:rPr>
      </w:pPr>
    </w:p>
    <w:p w14:paraId="664BA0A2" w14:textId="366E2A41" w:rsidR="00E74B46" w:rsidRPr="00E74B46" w:rsidRDefault="00B64DC8" w:rsidP="00E74B46">
      <w:pPr>
        <w:spacing w:line="360" w:lineRule="auto"/>
        <w:jc w:val="both"/>
        <w:rPr>
          <w:rFonts w:ascii="Times" w:hAnsi="Times" w:cs="Calibri"/>
          <w:shd w:val="clear" w:color="auto" w:fill="FFFFFF"/>
        </w:rPr>
      </w:pPr>
      <w:r w:rsidRPr="00780367">
        <w:rPr>
          <w:rFonts w:ascii="Times" w:hAnsi="Times" w:cs="Calibri"/>
        </w:rPr>
        <w:t>The Lancet Commission</w:t>
      </w:r>
      <w:r w:rsidR="00DD40E0" w:rsidRPr="00780367">
        <w:rPr>
          <w:rFonts w:ascii="Times" w:hAnsi="Times" w:cs="Calibri"/>
        </w:rPr>
        <w:t xml:space="preserve"> notes that e</w:t>
      </w:r>
      <w:r w:rsidR="002C4E64" w:rsidRPr="002C4E64">
        <w:rPr>
          <w:rFonts w:ascii="Times" w:hAnsi="Times" w:cs="Calibri"/>
          <w:color w:val="FF0000"/>
          <w:shd w:val="clear" w:color="auto" w:fill="FFFFFF"/>
        </w:rPr>
        <w:t>xposure to</w:t>
      </w:r>
      <w:r w:rsidR="00C81BA1" w:rsidRPr="00780367">
        <w:rPr>
          <w:rFonts w:ascii="Times" w:hAnsi="Times" w:cs="Calibri"/>
          <w:color w:val="FF0000"/>
          <w:shd w:val="clear" w:color="auto" w:fill="FFFFFF"/>
        </w:rPr>
        <w:t xml:space="preserve"> intimate partner violence (IPV) and</w:t>
      </w:r>
      <w:r w:rsidR="002C4E64" w:rsidRPr="002C4E64">
        <w:rPr>
          <w:rFonts w:ascii="Times" w:hAnsi="Times" w:cs="Calibri"/>
          <w:color w:val="FF0000"/>
          <w:shd w:val="clear" w:color="auto" w:fill="FFFFFF"/>
        </w:rPr>
        <w:t xml:space="preserve"> </w:t>
      </w:r>
      <w:r w:rsidR="00ED7700" w:rsidRPr="00780367">
        <w:rPr>
          <w:rFonts w:ascii="Times" w:hAnsi="Times" w:cs="Calibri"/>
          <w:color w:val="FF0000"/>
          <w:shd w:val="clear" w:color="auto" w:fill="FFFFFF"/>
        </w:rPr>
        <w:t>GBV</w:t>
      </w:r>
      <w:r w:rsidR="002C4E64" w:rsidRPr="00780367">
        <w:rPr>
          <w:rFonts w:ascii="Times" w:hAnsi="Times" w:cs="Calibri"/>
          <w:color w:val="FF0000"/>
          <w:shd w:val="clear" w:color="auto" w:fill="FFFFFF"/>
        </w:rPr>
        <w:t xml:space="preserve"> (</w:t>
      </w:r>
      <w:r w:rsidR="002C4E64" w:rsidRPr="002C4E64">
        <w:rPr>
          <w:rFonts w:ascii="Times" w:hAnsi="Times" w:cs="Calibri"/>
          <w:color w:val="FF0000"/>
          <w:shd w:val="clear" w:color="auto" w:fill="FFFFFF"/>
        </w:rPr>
        <w:t>whether in childhood or adulthood</w:t>
      </w:r>
      <w:r w:rsidR="002C4E64" w:rsidRPr="00780367">
        <w:rPr>
          <w:rFonts w:ascii="Times" w:hAnsi="Times" w:cs="Calibri"/>
          <w:color w:val="FF0000"/>
          <w:shd w:val="clear" w:color="auto" w:fill="FFFFFF"/>
        </w:rPr>
        <w:t xml:space="preserve">) </w:t>
      </w:r>
      <w:r w:rsidR="002C4E64" w:rsidRPr="002C4E64">
        <w:rPr>
          <w:rFonts w:ascii="Times" w:hAnsi="Times" w:cs="Calibri"/>
          <w:color w:val="FF0000"/>
          <w:shd w:val="clear" w:color="auto" w:fill="FFFFFF"/>
        </w:rPr>
        <w:t>significantly increases the likelihood of developing a range of mental health problems, including depression, anxiety, post-traumatic stress disorder (PTSD), suicidal ideation, and suicide attempts</w:t>
      </w:r>
      <w:r w:rsidR="002C4E64" w:rsidRPr="00780367">
        <w:rPr>
          <w:rFonts w:ascii="Times" w:hAnsi="Times" w:cs="Calibri"/>
          <w:color w:val="FF0000"/>
          <w:shd w:val="clear" w:color="auto" w:fill="FFFFFF"/>
        </w:rPr>
        <w:t xml:space="preserve"> (to add refs)</w:t>
      </w:r>
      <w:r w:rsidR="002C4E64" w:rsidRPr="00780367">
        <w:rPr>
          <w:rFonts w:ascii="Times" w:hAnsi="Times" w:cs="Calibri"/>
          <w:shd w:val="clear" w:color="auto" w:fill="FFFFFF"/>
        </w:rPr>
        <w:t xml:space="preserve">. </w:t>
      </w:r>
      <w:r w:rsidR="00B82CBC" w:rsidRPr="00780367">
        <w:rPr>
          <w:rFonts w:ascii="Times" w:hAnsi="Times" w:cs="Calibri"/>
          <w:color w:val="FF0000"/>
          <w:shd w:val="clear" w:color="auto" w:fill="FFFFFF"/>
        </w:rPr>
        <w:t>Knowledge of both the prevalence and skills in screening for mental health and substance abuse issues among survivors seeking help is crucial to understanding their experiences, in addition to providing appropriate referrals. Stover and Lent (2014)</w:t>
      </w:r>
    </w:p>
    <w:p w14:paraId="2DE9E25C" w14:textId="77777777" w:rsidR="00AB18FB" w:rsidRPr="00780367" w:rsidRDefault="00AB18FB" w:rsidP="00A800CC">
      <w:pPr>
        <w:spacing w:line="360" w:lineRule="auto"/>
        <w:jc w:val="both"/>
        <w:rPr>
          <w:rFonts w:ascii="Times" w:hAnsi="Times" w:cs="Calibri"/>
          <w:color w:val="FF0000"/>
          <w:shd w:val="clear" w:color="auto" w:fill="FFFFFF"/>
        </w:rPr>
      </w:pPr>
    </w:p>
    <w:p w14:paraId="1121E62F" w14:textId="14A07698" w:rsidR="002A569D" w:rsidRPr="00780367" w:rsidRDefault="002A569D" w:rsidP="002A569D">
      <w:pPr>
        <w:spacing w:line="360" w:lineRule="auto"/>
        <w:jc w:val="both"/>
        <w:rPr>
          <w:rFonts w:ascii="Times" w:hAnsi="Times" w:cs="Times New Roman"/>
        </w:rPr>
      </w:pPr>
      <w:r w:rsidRPr="00780367">
        <w:rPr>
          <w:rFonts w:ascii="Times" w:hAnsi="Times" w:cs="Calibri"/>
          <w:shd w:val="clear" w:color="auto" w:fill="FFFFFF"/>
        </w:rPr>
        <w:t xml:space="preserve">While </w:t>
      </w:r>
      <w:r w:rsidR="00760412" w:rsidRPr="00780367">
        <w:rPr>
          <w:rFonts w:ascii="Times" w:hAnsi="Times" w:cs="Calibri"/>
          <w:shd w:val="clear" w:color="auto" w:fill="FFFFFF"/>
        </w:rPr>
        <w:t>staff</w:t>
      </w:r>
      <w:r w:rsidRPr="00780367">
        <w:rPr>
          <w:rFonts w:ascii="Times" w:hAnsi="Times" w:cs="Calibri"/>
          <w:shd w:val="clear" w:color="auto" w:fill="FFFFFF"/>
        </w:rPr>
        <w:t xml:space="preserve"> working with GBV survivors recognize the importance of mental health screening, most programs do not systematically or routinely conduct such screening, often due to lack of training, resources, and time (Simmons, Whalley, &amp; Beck, 2014). </w:t>
      </w:r>
      <w:r w:rsidRPr="00780367">
        <w:rPr>
          <w:rFonts w:ascii="Times" w:hAnsi="Times"/>
        </w:rPr>
        <w:t xml:space="preserve">Studies have highlighted challenges </w:t>
      </w:r>
      <w:r w:rsidR="00B82CBC" w:rsidRPr="00780367">
        <w:rPr>
          <w:rFonts w:ascii="Times" w:hAnsi="Times"/>
        </w:rPr>
        <w:t>voiced</w:t>
      </w:r>
      <w:r w:rsidRPr="00780367">
        <w:rPr>
          <w:rFonts w:ascii="Times" w:hAnsi="Times"/>
        </w:rPr>
        <w:t xml:space="preserve"> by </w:t>
      </w:r>
      <w:r w:rsidR="00760412" w:rsidRPr="00780367">
        <w:rPr>
          <w:rFonts w:ascii="Times" w:hAnsi="Times"/>
        </w:rPr>
        <w:t>staff</w:t>
      </w:r>
      <w:r w:rsidRPr="00780367">
        <w:rPr>
          <w:rFonts w:ascii="Times" w:hAnsi="Times"/>
        </w:rPr>
        <w:t xml:space="preserve"> in providing mental health support to GBV survivors, including a lack of specialized training for professionals for their unique mental health needs, low national prioritization of GBV/IPV as a public mental health problem, and an absence of coordination between the agencies involved in supporting survivors (</w:t>
      </w:r>
      <w:proofErr w:type="spellStart"/>
      <w:r w:rsidRPr="00780367">
        <w:rPr>
          <w:rFonts w:ascii="Times" w:hAnsi="Times"/>
        </w:rPr>
        <w:t>Ugnė</w:t>
      </w:r>
      <w:proofErr w:type="spellEnd"/>
      <w:r w:rsidRPr="00780367">
        <w:rPr>
          <w:rFonts w:ascii="Times" w:hAnsi="Times"/>
        </w:rPr>
        <w:t xml:space="preserve"> </w:t>
      </w:r>
      <w:proofErr w:type="spellStart"/>
      <w:r w:rsidRPr="00780367">
        <w:rPr>
          <w:rFonts w:ascii="Times" w:hAnsi="Times"/>
        </w:rPr>
        <w:t>Grigaitė</w:t>
      </w:r>
      <w:proofErr w:type="spellEnd"/>
      <w:r w:rsidRPr="00780367">
        <w:rPr>
          <w:rFonts w:ascii="Times" w:hAnsi="Times"/>
        </w:rPr>
        <w:t xml:space="preserve">, et al, Catherine A. Simmons, et al, 2017, Catherine Simmons the other article). </w:t>
      </w:r>
      <w:r w:rsidRPr="00780367">
        <w:rPr>
          <w:rFonts w:ascii="Times" w:hAnsi="Times" w:cs="Times New Roman"/>
          <w:strike/>
          <w:color w:val="000000" w:themeColor="text1"/>
        </w:rPr>
        <w:t xml:space="preserve">Qualitative studies and analyses have highlighted the barriers these healthcare workers face in South Africa </w:t>
      </w:r>
      <w:r w:rsidRPr="00780367">
        <w:rPr>
          <w:rFonts w:ascii="Times" w:hAnsi="Times" w:cs="Times New Roman"/>
          <w:strike/>
        </w:rPr>
        <w:t xml:space="preserve">and Malaysia </w:t>
      </w:r>
      <w:r w:rsidRPr="00780367">
        <w:rPr>
          <w:rFonts w:ascii="Times" w:hAnsi="Times" w:cs="Times New Roman"/>
          <w:strike/>
        </w:rPr>
        <w:fldChar w:fldCharType="begin"/>
      </w:r>
      <w:r w:rsidRPr="00780367">
        <w:rPr>
          <w:rFonts w:ascii="Times" w:hAnsi="Times" w:cs="Times New Roman"/>
          <w:strike/>
        </w:rPr>
        <w:instrText xml:space="preserve"> ADDIN ZOTERO_ITEM CSL_CITATION {"citationID":"wKiF3dYy","properties":{"formattedCitation":"[6,27\\uc0\\u8211{}29]","plainCitation":"[6,27–29]","noteIndex":0},"citationItems":[{"id":861,"uris":["http://zotero.org/users/7303659/items/ME29B3EL"],"uri":["http://zotero.org/users/7303659/items/ME29B3EL"],"itemData":{"id":861,"type":"webpage","title":"Barriers and Facilitators to Integrating Health Service Responses to Intimate Partner Violence in Low</w:instrText>
      </w:r>
      <w:r w:rsidRPr="00780367">
        <w:rPr>
          <w:rFonts w:ascii="Cambria Math" w:hAnsi="Cambria Math" w:cs="Cambria Math"/>
          <w:strike/>
        </w:rPr>
        <w:instrText>‐</w:instrText>
      </w:r>
      <w:r w:rsidRPr="00780367">
        <w:rPr>
          <w:rFonts w:ascii="Times" w:hAnsi="Times" w:cs="Times New Roman"/>
          <w:strike/>
        </w:rPr>
        <w:instrText xml:space="preserve"> and Middle</w:instrText>
      </w:r>
      <w:r w:rsidRPr="00780367">
        <w:rPr>
          <w:rFonts w:ascii="Cambria Math" w:hAnsi="Cambria Math" w:cs="Cambria Math"/>
          <w:strike/>
        </w:rPr>
        <w:instrText>‐</w:instrText>
      </w:r>
      <w:r w:rsidRPr="00780367">
        <w:rPr>
          <w:rFonts w:ascii="Times" w:hAnsi="Times" w:cs="Times New Roman"/>
          <w:strike/>
        </w:rPr>
        <w:instrText xml:space="preserve">Income Countries: A Comparative Health Systems and Service Analysis - Colombini - 2017 - Studies in Family Planning - Wiley Online Library","URL":"https://onlinelibrary.wiley.com/doi/full/10.1111/sifp.12021","accessed":{"date-parts":[["2024",3,27]]}}},{"id":857,"uris":["http://zotero.org/users/7303659/items/WRCWVEC9"],"uri":["http://zotero.org/users/7303659/items/WRCWVEC9"],"itemData":{"id":857,"type":"article-journal","abstract":"Malaysia has been at the forefront of the development and scale up of One-Stop Crisis Centres (OSCC) - an integrated health sector model that provides comprehensive care to women and children experiencing physical, emotional and sexual abuse. This study explored the strengths and challenges faced during the scaling up of the OSCC model to two States in Malaysia in order to identify lessons for supporting successful scale-up.","container-title":"BMC Public Health","DOI":"10.1186/1471-2458-12-548","ISSN":"1471-2458","issue":"1","journalAbbreviation":"BMC Public Health","page":"548","source":"BioMed Central","title":"An integrated health sector response to violence against women in Malaysia: lessons for supporting scale up","title-short":"An integrated health sector response to violence against women in Malaysia","volume":"12","author":[{"family":"Colombini","given":"Manuela"},{"family":"Mayhew","given":"Susannah H."},{"family":"Ali","given":"Siti Hawa"},{"family":"Shuib","given":"Rashidah"},{"family":"Watts","given":"Charlotte"}],"issued":{"date-parts":[["2012",7,24]]}}},{"id":300,"uris":["http://zotero.org/users/7303659/items/QU742QDE"],"uri":["http://zotero.org/users/7303659/items/QU742QDE"],"itemData":{"id":300,"type":"article-journal","abstract":"Background\nDespite a high burden of disease, in South Africa, intimate partner violence (IPV) is known to be poorly recognised and managed. To address this gap, an innovative intersectoral model for the delivery of comprehensive IPV care was piloted in a rural sub-district.\n\nObjective\nTo evaluate the initiative from the perspectives of women using the service, service providers, and managers.\n\nDesign\nA qualitative evaluation was conducted. Service users were interviewed, focus groups were conducted amongst health care workers (HCW), and a focus group and interviews were conducted with the intersectoral implementation team to explore their experiences of the intervention. A thematic analysis approach was used, triangulating the various sources of data.\n\nResults\nDuring the pilot, 75 women received the intervention. Study participants described their experience as overwhelmingly positive, with some experiencing improvements in their home lives. Significant access barriers included unaffordable indirect costs, fear of loss of confidentiality, and fear of children being removed from the home. For HCW, barriers to inquiry about IPV included its normalisation in this community, poor understanding of the complexities of living with violence and frustration in managing a difficult emotional problem. Health system constraints affected continuity of care, privacy, and integration of the intervention into routine functioning, and the process of intersectoral action was hindered by the formation of alliances. Contextual factors, for example, high levels of alcohol misuse and socio-economic disempowerment, highlighted the need for a multifaceted approach to addressing IPV.\n\nConclusions\nThis evaluation draws attention to the need to take a systems approach and focus on contextual factors when implementing complex interventions. The results will be used to inform decisions about instituting appropriate IPV care in the rest of the province. In addition, there is a pressing need for clear policies and guidelines framing IPV as a health issue.","container-title":"Global Health Action","DOI":"10.3402/gha.v7.24588","ISSN":"1654-9716","journalAbbreviation":"Glob Health Action","note":"PMID: 25226415\nPMCID: PMC4165045","page":"10.3402/gha.v7.24588","source":"PubMed Central","title":"Implementing intimate partner violence care in a rural sub-district of South Africa: a qualitative evaluation","title-short":"Implementing intimate partner violence care in a rural sub-district of South Africa","volume":"7","author":[{"family":"Rees","given":"Kate"},{"family":"Zweigenthal","given":"Virginia"},{"family":"Joyner","given":"Kate"}],"issued":{"date-parts":[["2014",9,12]]}}},{"id":926,"uris":["http://zotero.org/users/7303659/items/JK5FTWN3"],"uri":["http://zotero.org/users/7303659/items/JK5FTWN3"],"itemData":{"id":926,"type":"article-journal","abstract":"Healthcare providers (HCPs) can support women affected by violence, providing a safe way for women to disclose experiences of violence and mitigating violence against women (VAW) through the identification of cases in routine clinical practice. We conducted in-depth interviews and focus group discussions with HCPs in three tertiary facilities in Maharashtra, India, who had participated in training using the World Health Organization curriculum, adapted for the Indian context. n = 21 HCPs participated in in-depth interviews and n = 10 nurses participated in two focus group discussions. The respondents indicated that the training approach and content were acceptable and that the skills learned during the training were feasible to implement. A shift in perspective from viewing VAW as a private issue to understanding it as a health issue facilitated HCPs’ response. The training enabled HCPs to recognize barriers faced by women in disclosing violence and their role in supporting disclosure. HCPs reported barriers to providing care for survivors of violence, including a lack of human resources, the time during regular clinical practice, and a lack of strong referral networks. These data can be utilized to inform other efforts to train HCPs in facilities in this setting and provide evidence for ways to improve health systems’ responses to VAW in low-and middle-income country settings.","container-title":"International Journal of Environmental Research and Public Health","DOI":"10.3390/ijerph20043606","ISSN":"1661-7827","issue":"4","journalAbbreviation":"Int J Environ Res Public Health","note":"PMID: 36834300\nPMCID: PMC9966429","page":"3606","source":"PubMed Central","title":"Healthcare Providers’ Perceptions and Experiences of Training to Respond to Violence against Women: Results from a Qualitative Study","title-short":"Healthcare Providers’ Perceptions and Experiences of Training to Respond to Violence against Women","volume":"20","author":[{"family":"Arora","given":"Sanjida"},{"family":"Bhate-Deosthali","given":"Padma"},{"family":"Rege","given":"Sangeeta"},{"family":"Amin","given":"Avni"},{"family":"Meyer","given":"Sarah R."}],"issued":{"date-parts":[["2023",2,17]]}}}],"schema":"https://github.com/citation-style-language/schema/raw/master/csl-citation.json"} </w:instrText>
      </w:r>
      <w:r w:rsidRPr="00780367">
        <w:rPr>
          <w:rFonts w:ascii="Times" w:hAnsi="Times" w:cs="Times New Roman"/>
          <w:strike/>
        </w:rPr>
        <w:fldChar w:fldCharType="separate"/>
      </w:r>
      <w:r w:rsidRPr="00780367">
        <w:rPr>
          <w:rFonts w:ascii="Times" w:hAnsi="Times" w:cs="Times New Roman"/>
          <w:strike/>
          <w:kern w:val="0"/>
        </w:rPr>
        <w:t>[6, 27–29]</w:t>
      </w:r>
      <w:r w:rsidRPr="00780367">
        <w:rPr>
          <w:rFonts w:ascii="Times" w:hAnsi="Times" w:cs="Times New Roman"/>
          <w:strike/>
        </w:rPr>
        <w:fldChar w:fldCharType="end"/>
      </w:r>
      <w:r w:rsidRPr="00780367">
        <w:rPr>
          <w:rFonts w:ascii="Times" w:hAnsi="Times" w:cs="Times New Roman"/>
          <w:strike/>
        </w:rPr>
        <w:t>.</w:t>
      </w:r>
      <w:r w:rsidRPr="00780367">
        <w:rPr>
          <w:rFonts w:ascii="Times" w:hAnsi="Times" w:cs="Times New Roman"/>
        </w:rPr>
        <w:t xml:space="preserve"> </w:t>
      </w:r>
    </w:p>
    <w:p w14:paraId="0AF41C6C" w14:textId="77777777" w:rsidR="002A569D" w:rsidRPr="00780367" w:rsidRDefault="002A569D" w:rsidP="002A569D">
      <w:pPr>
        <w:spacing w:line="360" w:lineRule="auto"/>
        <w:jc w:val="both"/>
        <w:rPr>
          <w:rFonts w:ascii="Times" w:hAnsi="Times" w:cs="Calibri"/>
          <w:color w:val="FF0000"/>
          <w:shd w:val="clear" w:color="auto" w:fill="FFFFFF"/>
        </w:rPr>
      </w:pPr>
    </w:p>
    <w:p w14:paraId="72F89FC3" w14:textId="0BA5FEBD" w:rsidR="002A569D" w:rsidRPr="00780367" w:rsidRDefault="00DD40E0" w:rsidP="002A569D">
      <w:pPr>
        <w:spacing w:line="360" w:lineRule="auto"/>
        <w:jc w:val="both"/>
        <w:rPr>
          <w:rFonts w:ascii="Times" w:hAnsi="Times" w:cs="Calibri"/>
          <w:shd w:val="clear" w:color="auto" w:fill="FFFFFF"/>
        </w:rPr>
      </w:pPr>
      <w:r w:rsidRPr="00DD40E0">
        <w:rPr>
          <w:rFonts w:ascii="Times" w:hAnsi="Times" w:cs="Calibri"/>
          <w:color w:val="FF0000"/>
          <w:shd w:val="clear" w:color="auto" w:fill="FFFFFF"/>
        </w:rPr>
        <w:t xml:space="preserve">Evidence shows that targeted mental health training for </w:t>
      </w:r>
      <w:r w:rsidR="00760412" w:rsidRPr="00780367">
        <w:rPr>
          <w:rFonts w:ascii="Times" w:hAnsi="Times" w:cs="Calibri"/>
          <w:color w:val="FF0000"/>
          <w:shd w:val="clear" w:color="auto" w:fill="FFFFFF"/>
        </w:rPr>
        <w:t>staff</w:t>
      </w:r>
      <w:r w:rsidRPr="00DD40E0">
        <w:rPr>
          <w:rFonts w:ascii="Times" w:hAnsi="Times" w:cs="Calibri"/>
          <w:color w:val="FF0000"/>
          <w:shd w:val="clear" w:color="auto" w:fill="FFFFFF"/>
        </w:rPr>
        <w:t xml:space="preserve"> working in the field of </w:t>
      </w:r>
      <w:r w:rsidR="00ED7700" w:rsidRPr="00780367">
        <w:rPr>
          <w:rFonts w:ascii="Times" w:hAnsi="Times" w:cs="Calibri"/>
          <w:color w:val="FF0000"/>
          <w:shd w:val="clear" w:color="auto" w:fill="FFFFFF"/>
        </w:rPr>
        <w:t>GBV</w:t>
      </w:r>
      <w:r w:rsidRPr="00DD40E0">
        <w:rPr>
          <w:rFonts w:ascii="Times" w:hAnsi="Times" w:cs="Calibri"/>
          <w:color w:val="FF0000"/>
          <w:shd w:val="clear" w:color="auto" w:fill="FFFFFF"/>
        </w:rPr>
        <w:t xml:space="preserve"> significantly improves the identification and referral of survivors to specialist services, and enhances collaboration between mental health and GBV professionals, ultimately improving outcomes for both survivors and patients with mental illness (Feder et al., 2011; </w:t>
      </w:r>
      <w:proofErr w:type="spellStart"/>
      <w:r w:rsidRPr="00DD40E0">
        <w:rPr>
          <w:rFonts w:ascii="Times" w:hAnsi="Times" w:cs="Calibri"/>
          <w:color w:val="FF0000"/>
          <w:shd w:val="clear" w:color="auto" w:fill="FFFFFF"/>
        </w:rPr>
        <w:t>Trevillion</w:t>
      </w:r>
      <w:proofErr w:type="spellEnd"/>
      <w:r w:rsidRPr="00DD40E0">
        <w:rPr>
          <w:rFonts w:ascii="Times" w:hAnsi="Times" w:cs="Calibri"/>
          <w:color w:val="FF0000"/>
          <w:shd w:val="clear" w:color="auto" w:fill="FFFFFF"/>
        </w:rPr>
        <w:t xml:space="preserve"> et al., </w:t>
      </w:r>
      <w:r w:rsidRPr="00DD40E0">
        <w:rPr>
          <w:rFonts w:ascii="Times" w:hAnsi="Times" w:cs="Calibri"/>
          <w:color w:val="FF0000"/>
          <w:shd w:val="clear" w:color="auto" w:fill="FFFFFF"/>
        </w:rPr>
        <w:lastRenderedPageBreak/>
        <w:t xml:space="preserve">2014). </w:t>
      </w:r>
      <w:r w:rsidR="00760412" w:rsidRPr="00780367">
        <w:rPr>
          <w:rFonts w:ascii="Times" w:hAnsi="Times" w:cs="Calibri"/>
          <w:shd w:val="clear" w:color="auto" w:fill="FFFFFF"/>
        </w:rPr>
        <w:t xml:space="preserve">In </w:t>
      </w:r>
      <w:r w:rsidR="00AB18FB" w:rsidRPr="00AB18FB">
        <w:rPr>
          <w:rFonts w:ascii="Times" w:hAnsi="Times" w:cs="Calibri"/>
          <w:shd w:val="clear" w:color="auto" w:fill="FFFFFF"/>
        </w:rPr>
        <w:t>low-resource settings like India</w:t>
      </w:r>
      <w:r w:rsidR="00760412" w:rsidRPr="00780367">
        <w:rPr>
          <w:rFonts w:ascii="Times" w:hAnsi="Times" w:cs="Calibri"/>
          <w:shd w:val="clear" w:color="auto" w:fill="FFFFFF"/>
        </w:rPr>
        <w:t>, this training and skills building can be actioned for community-based service providers and any staff working directly with clients and program participants.</w:t>
      </w:r>
    </w:p>
    <w:p w14:paraId="235B0E11" w14:textId="77777777" w:rsidR="00CC3AF5" w:rsidRPr="00780367" w:rsidRDefault="00CC3AF5">
      <w:pPr>
        <w:rPr>
          <w:rFonts w:ascii="Times" w:hAnsi="Times"/>
        </w:rPr>
      </w:pPr>
    </w:p>
    <w:p w14:paraId="643F2806" w14:textId="48A2C7BD" w:rsidR="00CC3AF5" w:rsidRPr="00780367" w:rsidRDefault="00BF4E95" w:rsidP="00725786">
      <w:pPr>
        <w:spacing w:line="360" w:lineRule="auto"/>
        <w:rPr>
          <w:rFonts w:ascii="Times" w:hAnsi="Times"/>
        </w:rPr>
      </w:pPr>
      <w:r w:rsidRPr="00780367">
        <w:rPr>
          <w:rFonts w:ascii="Times" w:hAnsi="Times"/>
        </w:rPr>
        <w:t xml:space="preserve">A brief </w:t>
      </w:r>
      <w:r w:rsidR="00C9284D" w:rsidRPr="00780367">
        <w:rPr>
          <w:rFonts w:ascii="Times" w:hAnsi="Times"/>
        </w:rPr>
        <w:t xml:space="preserve">focused </w:t>
      </w:r>
      <w:r w:rsidRPr="00780367">
        <w:rPr>
          <w:rFonts w:ascii="Times" w:hAnsi="Times"/>
        </w:rPr>
        <w:t>review of the existing</w:t>
      </w:r>
      <w:r w:rsidR="00CC3AF5" w:rsidRPr="00780367">
        <w:rPr>
          <w:rFonts w:ascii="Times" w:hAnsi="Times"/>
        </w:rPr>
        <w:t xml:space="preserve"> literature shows that GBV training programs for community health workers, social workers, and other first-line responders</w:t>
      </w:r>
      <w:r w:rsidR="00CE30BA" w:rsidRPr="00780367">
        <w:rPr>
          <w:rFonts w:ascii="Times" w:hAnsi="Times"/>
        </w:rPr>
        <w:t xml:space="preserve"> such as nurses and midwives</w:t>
      </w:r>
      <w:r w:rsidR="00CC3AF5" w:rsidRPr="00780367">
        <w:rPr>
          <w:rFonts w:ascii="Times" w:hAnsi="Times"/>
        </w:rPr>
        <w:t xml:space="preserve"> </w:t>
      </w:r>
      <w:r w:rsidR="00C9284D" w:rsidRPr="00780367">
        <w:rPr>
          <w:rFonts w:ascii="Times" w:hAnsi="Times"/>
        </w:rPr>
        <w:t xml:space="preserve">may </w:t>
      </w:r>
      <w:r w:rsidR="00B46F81" w:rsidRPr="00780367">
        <w:rPr>
          <w:rFonts w:ascii="Times" w:hAnsi="Times"/>
        </w:rPr>
        <w:t>separately</w:t>
      </w:r>
      <w:r w:rsidR="00CC3AF5" w:rsidRPr="00780367">
        <w:rPr>
          <w:rFonts w:ascii="Times" w:hAnsi="Times"/>
        </w:rPr>
        <w:t xml:space="preserve"> address</w:t>
      </w:r>
      <w:r w:rsidR="002B5D2D" w:rsidRPr="00780367">
        <w:rPr>
          <w:rFonts w:ascii="Times" w:hAnsi="Times"/>
        </w:rPr>
        <w:t xml:space="preserve"> either</w:t>
      </w:r>
      <w:r w:rsidR="00CC3AF5" w:rsidRPr="00780367">
        <w:rPr>
          <w:rFonts w:ascii="Times" w:hAnsi="Times"/>
        </w:rPr>
        <w:t xml:space="preserve"> inquiry</w:t>
      </w:r>
      <w:r w:rsidR="002B5D2D" w:rsidRPr="00780367">
        <w:rPr>
          <w:rFonts w:ascii="Times" w:hAnsi="Times"/>
        </w:rPr>
        <w:t xml:space="preserve"> into </w:t>
      </w:r>
      <w:r w:rsidR="00C9284D" w:rsidRPr="00780367">
        <w:rPr>
          <w:rFonts w:ascii="Times" w:hAnsi="Times"/>
        </w:rPr>
        <w:t>mental health and/or substance use</w:t>
      </w:r>
      <w:r w:rsidR="00CC3AF5" w:rsidRPr="00780367">
        <w:rPr>
          <w:rFonts w:ascii="Times" w:hAnsi="Times"/>
        </w:rPr>
        <w:t xml:space="preserve">, </w:t>
      </w:r>
      <w:r w:rsidR="00C9284D" w:rsidRPr="00780367">
        <w:rPr>
          <w:rFonts w:ascii="Times" w:hAnsi="Times"/>
        </w:rPr>
        <w:t xml:space="preserve">impart </w:t>
      </w:r>
      <w:r w:rsidR="002B5D2D" w:rsidRPr="00780367">
        <w:rPr>
          <w:rFonts w:ascii="Times" w:hAnsi="Times"/>
        </w:rPr>
        <w:t xml:space="preserve">knowledge about the emotional consequences of violence, address myths and misconceptions, </w:t>
      </w:r>
      <w:r w:rsidR="00C9284D" w:rsidRPr="00780367">
        <w:rPr>
          <w:rFonts w:ascii="Times" w:hAnsi="Times"/>
        </w:rPr>
        <w:t xml:space="preserve">train on </w:t>
      </w:r>
      <w:r w:rsidR="00CC3AF5" w:rsidRPr="00780367">
        <w:rPr>
          <w:rFonts w:ascii="Times" w:hAnsi="Times"/>
        </w:rPr>
        <w:t>safety planning</w:t>
      </w:r>
      <w:r w:rsidR="00C9284D" w:rsidRPr="00780367">
        <w:rPr>
          <w:rFonts w:ascii="Times" w:hAnsi="Times"/>
        </w:rPr>
        <w:t xml:space="preserve"> and </w:t>
      </w:r>
      <w:r w:rsidR="00300FC9" w:rsidRPr="00780367">
        <w:rPr>
          <w:rFonts w:ascii="Times" w:hAnsi="Times"/>
        </w:rPr>
        <w:t xml:space="preserve"> basic counselling skills</w:t>
      </w:r>
      <w:r w:rsidR="00CC3AF5" w:rsidRPr="00780367">
        <w:rPr>
          <w:rFonts w:ascii="Times" w:hAnsi="Times"/>
        </w:rPr>
        <w:t xml:space="preserve">, but </w:t>
      </w:r>
      <w:r w:rsidR="00B46F81" w:rsidRPr="00780367">
        <w:rPr>
          <w:rFonts w:ascii="Times" w:hAnsi="Times"/>
        </w:rPr>
        <w:t xml:space="preserve">all </w:t>
      </w:r>
      <w:r w:rsidR="00CC3AF5" w:rsidRPr="00780367">
        <w:rPr>
          <w:rFonts w:ascii="Times" w:hAnsi="Times"/>
        </w:rPr>
        <w:t xml:space="preserve">aspects of mental health are not </w:t>
      </w:r>
      <w:r w:rsidR="002B5D2D" w:rsidRPr="00780367">
        <w:rPr>
          <w:rFonts w:ascii="Times" w:hAnsi="Times"/>
        </w:rPr>
        <w:t>typically</w:t>
      </w:r>
      <w:r w:rsidR="00CC3AF5" w:rsidRPr="00780367">
        <w:rPr>
          <w:rFonts w:ascii="Times" w:hAnsi="Times"/>
        </w:rPr>
        <w:t xml:space="preserve"> addressed</w:t>
      </w:r>
      <w:r w:rsidRPr="00780367">
        <w:rPr>
          <w:rFonts w:ascii="Times" w:hAnsi="Times"/>
        </w:rPr>
        <w:t xml:space="preserve"> (Table </w:t>
      </w:r>
      <w:r w:rsidR="00B46F81" w:rsidRPr="00780367">
        <w:rPr>
          <w:rFonts w:ascii="Times" w:hAnsi="Times"/>
        </w:rPr>
        <w:t>1</w:t>
      </w:r>
      <w:r w:rsidRPr="00780367">
        <w:rPr>
          <w:rFonts w:ascii="Times" w:hAnsi="Times"/>
        </w:rPr>
        <w:t>)</w:t>
      </w:r>
      <w:r w:rsidR="00CC3AF5" w:rsidRPr="00780367">
        <w:rPr>
          <w:rFonts w:ascii="Times" w:hAnsi="Times"/>
        </w:rPr>
        <w:t xml:space="preserve">. Moreover, </w:t>
      </w:r>
      <w:r w:rsidR="00B35BC7" w:rsidRPr="00780367">
        <w:rPr>
          <w:rFonts w:ascii="Times" w:hAnsi="Times"/>
        </w:rPr>
        <w:t xml:space="preserve">a significant number of </w:t>
      </w:r>
      <w:r w:rsidR="00CC3AF5" w:rsidRPr="00780367">
        <w:rPr>
          <w:rFonts w:ascii="Times" w:hAnsi="Times"/>
        </w:rPr>
        <w:t xml:space="preserve">program outcomes </w:t>
      </w:r>
      <w:r w:rsidR="00B35BC7" w:rsidRPr="00780367">
        <w:rPr>
          <w:rFonts w:ascii="Times" w:hAnsi="Times"/>
        </w:rPr>
        <w:t>have been</w:t>
      </w:r>
      <w:r w:rsidR="00CC3AF5" w:rsidRPr="00780367">
        <w:rPr>
          <w:rFonts w:ascii="Times" w:hAnsi="Times"/>
        </w:rPr>
        <w:t xml:space="preserve"> typically measured by self-reported </w:t>
      </w:r>
      <w:r w:rsidR="00B35BC7" w:rsidRPr="00780367">
        <w:rPr>
          <w:rFonts w:ascii="Times" w:hAnsi="Times"/>
        </w:rPr>
        <w:t>measures</w:t>
      </w:r>
      <w:r w:rsidR="00CC3AF5" w:rsidRPr="00780367">
        <w:rPr>
          <w:rFonts w:ascii="Times" w:hAnsi="Times"/>
        </w:rPr>
        <w:t xml:space="preserve"> or the number of referrals made</w:t>
      </w:r>
      <w:r w:rsidR="00B35BC7" w:rsidRPr="00780367">
        <w:rPr>
          <w:rFonts w:ascii="Times" w:hAnsi="Times"/>
        </w:rPr>
        <w:t xml:space="preserve"> to mental health services.</w:t>
      </w:r>
    </w:p>
    <w:p w14:paraId="37BC2CF2" w14:textId="77777777" w:rsidR="002A569D" w:rsidRPr="00780367" w:rsidRDefault="002A569D" w:rsidP="00725786">
      <w:pPr>
        <w:spacing w:line="360" w:lineRule="auto"/>
        <w:rPr>
          <w:rFonts w:ascii="Times" w:hAnsi="Times"/>
        </w:rPr>
      </w:pPr>
    </w:p>
    <w:p w14:paraId="24E8880A" w14:textId="58B4CE73" w:rsidR="008C5B28" w:rsidRPr="00780367" w:rsidRDefault="008C5B28" w:rsidP="00725786">
      <w:pPr>
        <w:spacing w:line="360" w:lineRule="auto"/>
        <w:rPr>
          <w:rFonts w:ascii="Times" w:hAnsi="Times"/>
        </w:rPr>
      </w:pPr>
      <w:r w:rsidRPr="00780367">
        <w:rPr>
          <w:rFonts w:ascii="Times" w:hAnsi="Times"/>
        </w:rPr>
        <w:t>[Table 1 in separate Excel file]</w:t>
      </w:r>
    </w:p>
    <w:p w14:paraId="2A338DEE" w14:textId="77777777" w:rsidR="008C5B28" w:rsidRPr="00780367" w:rsidRDefault="008C5B28" w:rsidP="00725786">
      <w:pPr>
        <w:spacing w:line="360" w:lineRule="auto"/>
        <w:rPr>
          <w:rFonts w:ascii="Times" w:hAnsi="Times"/>
        </w:rPr>
      </w:pPr>
    </w:p>
    <w:p w14:paraId="52B26FE6" w14:textId="305813E6" w:rsidR="002A569D" w:rsidRPr="00780367" w:rsidRDefault="002A569D" w:rsidP="00725786">
      <w:pPr>
        <w:spacing w:line="360" w:lineRule="auto"/>
        <w:rPr>
          <w:rFonts w:ascii="Times" w:hAnsi="Times"/>
          <w:color w:val="FF0000"/>
        </w:rPr>
      </w:pPr>
      <w:r w:rsidRPr="00780367">
        <w:rPr>
          <w:rFonts w:ascii="Times" w:hAnsi="Times"/>
          <w:color w:val="FF0000"/>
        </w:rPr>
        <w:t xml:space="preserve">To ask ma’am: should we define our community health workers population as ..social workers only? This ROL includes nurses/midwives also as previously discussed, maybe setting </w:t>
      </w:r>
      <w:r w:rsidR="004C7E84" w:rsidRPr="00780367">
        <w:rPr>
          <w:rFonts w:ascii="Times" w:hAnsi="Times"/>
          <w:color w:val="FF0000"/>
        </w:rPr>
        <w:t xml:space="preserve">can be specified </w:t>
      </w:r>
      <w:r w:rsidRPr="00780367">
        <w:rPr>
          <w:rFonts w:ascii="Times" w:hAnsi="Times"/>
          <w:color w:val="FF0000"/>
        </w:rPr>
        <w:t>in those cases in the table?</w:t>
      </w:r>
    </w:p>
    <w:p w14:paraId="0EEFD7CC" w14:textId="77777777" w:rsidR="00774B7F" w:rsidRPr="00780367" w:rsidRDefault="00774B7F" w:rsidP="004E3F84">
      <w:pPr>
        <w:spacing w:line="360" w:lineRule="auto"/>
        <w:rPr>
          <w:rFonts w:ascii="Times" w:hAnsi="Times" w:cs="Times New Roman"/>
        </w:rPr>
      </w:pPr>
    </w:p>
    <w:p w14:paraId="19BFBC34" w14:textId="77777777" w:rsidR="00774B7F" w:rsidRPr="00780367" w:rsidRDefault="00774B7F" w:rsidP="004E3F84">
      <w:pPr>
        <w:spacing w:line="360" w:lineRule="auto"/>
        <w:rPr>
          <w:rFonts w:ascii="Times" w:hAnsi="Times" w:cs="Times New Roman"/>
        </w:rPr>
      </w:pPr>
    </w:p>
    <w:p w14:paraId="44E2C3D4" w14:textId="3DB28C36" w:rsidR="00774B7F" w:rsidRPr="00780367" w:rsidRDefault="00774B7F" w:rsidP="004E3F84">
      <w:pPr>
        <w:spacing w:line="360" w:lineRule="auto"/>
        <w:rPr>
          <w:rFonts w:ascii="Times" w:hAnsi="Times"/>
          <w:b/>
          <w:bCs/>
        </w:rPr>
      </w:pPr>
      <w:r w:rsidRPr="00780367">
        <w:rPr>
          <w:rFonts w:ascii="Times" w:hAnsi="Times"/>
          <w:b/>
          <w:bCs/>
        </w:rPr>
        <w:t>METHODOLOGY</w:t>
      </w:r>
    </w:p>
    <w:p w14:paraId="41DE2C44" w14:textId="77777777" w:rsidR="00774B7F" w:rsidRPr="00780367" w:rsidRDefault="00774B7F" w:rsidP="004E3F84">
      <w:pPr>
        <w:spacing w:line="360" w:lineRule="auto"/>
        <w:rPr>
          <w:rFonts w:ascii="Times" w:hAnsi="Times"/>
          <w:b/>
          <w:bCs/>
        </w:rPr>
      </w:pPr>
    </w:p>
    <w:p w14:paraId="0076981A" w14:textId="7CAAB185" w:rsidR="00A12C28" w:rsidRPr="00780367" w:rsidRDefault="00774B7F" w:rsidP="00D47424">
      <w:pPr>
        <w:spacing w:line="360" w:lineRule="auto"/>
        <w:rPr>
          <w:rFonts w:ascii="Times" w:hAnsi="Times"/>
        </w:rPr>
      </w:pPr>
      <w:r w:rsidRPr="00780367">
        <w:rPr>
          <w:rFonts w:ascii="Times" w:hAnsi="Times"/>
        </w:rPr>
        <w:t>INTERVENTION</w:t>
      </w:r>
      <w:r w:rsidR="00D47424" w:rsidRPr="00780367">
        <w:rPr>
          <w:rFonts w:ascii="Times" w:hAnsi="Times"/>
        </w:rPr>
        <w:t xml:space="preserve"> </w:t>
      </w:r>
    </w:p>
    <w:p w14:paraId="504541AB" w14:textId="77777777" w:rsidR="00A12C28" w:rsidRPr="00780367" w:rsidRDefault="00A12C28" w:rsidP="00D47424">
      <w:pPr>
        <w:spacing w:line="360" w:lineRule="auto"/>
        <w:rPr>
          <w:rFonts w:ascii="Times" w:hAnsi="Times"/>
        </w:rPr>
      </w:pPr>
    </w:p>
    <w:p w14:paraId="4A7A4A41" w14:textId="6C73364C" w:rsidR="006258EA" w:rsidRPr="00780367" w:rsidRDefault="006258EA" w:rsidP="006258EA">
      <w:pPr>
        <w:pStyle w:val="ListParagraph"/>
        <w:numPr>
          <w:ilvl w:val="0"/>
          <w:numId w:val="31"/>
        </w:numPr>
        <w:spacing w:line="360" w:lineRule="auto"/>
        <w:jc w:val="both"/>
        <w:rPr>
          <w:rFonts w:ascii="Times" w:hAnsi="Times" w:cs="Calibri"/>
          <w:color w:val="000000" w:themeColor="text1"/>
        </w:rPr>
      </w:pPr>
      <w:r w:rsidRPr="00780367">
        <w:rPr>
          <w:rFonts w:ascii="Times" w:hAnsi="Times" w:cs="Calibri"/>
          <w:color w:val="000000" w:themeColor="text1"/>
        </w:rPr>
        <w:t>OVERVIEW</w:t>
      </w:r>
    </w:p>
    <w:p w14:paraId="116F15EA" w14:textId="77777777" w:rsidR="006258EA" w:rsidRPr="00780367" w:rsidRDefault="006258EA" w:rsidP="006258EA">
      <w:pPr>
        <w:pStyle w:val="ListParagraph"/>
        <w:spacing w:line="360" w:lineRule="auto"/>
        <w:jc w:val="both"/>
        <w:rPr>
          <w:rFonts w:ascii="Times" w:hAnsi="Times" w:cs="Calibri"/>
          <w:color w:val="000000" w:themeColor="text1"/>
        </w:rPr>
      </w:pPr>
    </w:p>
    <w:p w14:paraId="536F972F" w14:textId="753D4483" w:rsidR="00A12C28" w:rsidRPr="00780367" w:rsidRDefault="00A12C28" w:rsidP="006258EA">
      <w:pPr>
        <w:spacing w:line="360" w:lineRule="auto"/>
        <w:jc w:val="both"/>
        <w:rPr>
          <w:rFonts w:ascii="Times" w:hAnsi="Times" w:cs="Calibri"/>
          <w:color w:val="000000" w:themeColor="text1"/>
        </w:rPr>
      </w:pPr>
      <w:r w:rsidRPr="00780367">
        <w:rPr>
          <w:rFonts w:ascii="Times" w:hAnsi="Times" w:cs="Calibri"/>
          <w:shd w:val="clear" w:color="auto" w:fill="FFFFFF"/>
        </w:rPr>
        <w:t xml:space="preserve">In India, 29% of women aged 18–49 have faced physical violence, 6% sexual violence, and 14% emotional violence; 29.3% of married women in this age group have experienced spousal violence at least once </w:t>
      </w:r>
      <w:r w:rsidRPr="00780367">
        <w:rPr>
          <w:rFonts w:ascii="Times" w:hAnsi="Times" w:cs="Calibri"/>
          <w:shd w:val="clear" w:color="auto" w:fill="FFFFFF"/>
        </w:rPr>
        <w:fldChar w:fldCharType="begin"/>
      </w:r>
      <w:r w:rsidRPr="00780367">
        <w:rPr>
          <w:rFonts w:ascii="Times" w:hAnsi="Times" w:cs="Calibri"/>
          <w:shd w:val="clear" w:color="auto" w:fill="FFFFFF"/>
        </w:rPr>
        <w:instrText xml:space="preserve"> ADDIN ZOTERO_ITEM CSL_CITATION {"citationID":"dFiiLKXJ","properties":{"formattedCitation":"[3]","plainCitation":"[3]","noteIndex":0},"citationItems":[{"id":871,"uris":["http://zotero.org/users/7303659/items/GEXTQB7M"],"uri":["http://zotero.org/users/7303659/items/GEXTQB7M"],"itemData":{"id":871,"type":"webpage","title":"National Family Health Survey","URL":"https://rchiips.org/nfhs/","accessed":{"date-parts":[["2024",3,27]]}}}],"schema":"https://github.com/citation-style-language/schema/raw/master/csl-citation.json"} </w:instrText>
      </w:r>
      <w:r w:rsidRPr="00780367">
        <w:rPr>
          <w:rFonts w:ascii="Times" w:hAnsi="Times" w:cs="Calibri"/>
          <w:shd w:val="clear" w:color="auto" w:fill="FFFFFF"/>
        </w:rPr>
        <w:fldChar w:fldCharType="separate"/>
      </w:r>
      <w:r w:rsidRPr="00780367">
        <w:rPr>
          <w:rFonts w:ascii="Times" w:hAnsi="Times" w:cs="Calibri"/>
          <w:shd w:val="clear" w:color="auto" w:fill="FFFFFF"/>
        </w:rPr>
        <w:t>[3]</w:t>
      </w:r>
      <w:r w:rsidRPr="00780367">
        <w:rPr>
          <w:rFonts w:ascii="Times" w:hAnsi="Times" w:cs="Calibri"/>
          <w:shd w:val="clear" w:color="auto" w:fill="FFFFFF"/>
        </w:rPr>
        <w:fldChar w:fldCharType="end"/>
      </w:r>
      <w:r w:rsidRPr="00780367">
        <w:rPr>
          <w:rFonts w:ascii="Times" w:hAnsi="Times" w:cs="Calibri"/>
          <w:shd w:val="clear" w:color="auto" w:fill="FFFFFF"/>
        </w:rPr>
        <w:t xml:space="preserve">. </w:t>
      </w:r>
      <w:r w:rsidRPr="00780367">
        <w:rPr>
          <w:rFonts w:ascii="Times" w:hAnsi="Times" w:cs="Calibri"/>
          <w:color w:val="FF0000"/>
        </w:rPr>
        <w:t>Despite the prevalence, only 14–24% of women in India seek any help for violence</w:t>
      </w:r>
      <w:r w:rsidRPr="00780367">
        <w:rPr>
          <w:rFonts w:ascii="Times" w:hAnsi="Times" w:cs="Calibri"/>
        </w:rPr>
        <w:t xml:space="preserve">, and less than 2% approach formal agencies </w:t>
      </w:r>
      <w:ins w:id="0" w:author="Dr.Prabha S Chandra" w:date="2024-12-24T11:38:00Z">
        <w:r w:rsidRPr="00780367">
          <w:rPr>
            <w:rFonts w:ascii="Times" w:hAnsi="Times" w:cs="Calibri"/>
            <w:color w:val="000000" w:themeColor="text1"/>
            <w:shd w:val="clear" w:color="auto" w:fill="FFFFFF"/>
          </w:rPr>
          <w:t>such as protection agencies or the police</w:t>
        </w:r>
      </w:ins>
      <w:r w:rsidRPr="00780367">
        <w:rPr>
          <w:rFonts w:ascii="Times" w:hAnsi="Times" w:cs="Calibri"/>
          <w:color w:val="000000" w:themeColor="text1"/>
          <w:shd w:val="clear" w:color="auto" w:fill="FFFFFF"/>
        </w:rPr>
        <w:t xml:space="preserve"> </w:t>
      </w:r>
      <w:r w:rsidRPr="00780367">
        <w:rPr>
          <w:rFonts w:ascii="Times" w:hAnsi="Times" w:cs="Calibri"/>
        </w:rPr>
        <w:t xml:space="preserve">due </w:t>
      </w:r>
      <w:r w:rsidRPr="00780367">
        <w:rPr>
          <w:rFonts w:ascii="Times" w:hAnsi="Times" w:cs="Calibri"/>
        </w:rPr>
        <w:lastRenderedPageBreak/>
        <w:t xml:space="preserve">to stigma, fear, </w:t>
      </w:r>
      <w:r w:rsidRPr="00780367">
        <w:rPr>
          <w:rFonts w:ascii="Times" w:hAnsi="Times" w:cs="Calibri"/>
          <w:color w:val="000000" w:themeColor="text1"/>
        </w:rPr>
        <w:t>lack of alternative financial and social support resources, and barriers to accessing the system</w:t>
      </w:r>
      <w:r w:rsidRPr="00780367">
        <w:rPr>
          <w:rFonts w:ascii="Times" w:hAnsi="Times" w:cs="Calibri"/>
          <w:color w:val="000000" w:themeColor="text1"/>
        </w:rPr>
        <w:fldChar w:fldCharType="begin"/>
      </w:r>
      <w:r w:rsidRPr="00780367">
        <w:rPr>
          <w:rFonts w:ascii="Times" w:hAnsi="Times" w:cs="Calibri"/>
          <w:color w:val="000000" w:themeColor="text1"/>
        </w:rPr>
        <w:instrText xml:space="preserve"> ADDIN ZOTERO_ITEM CSL_CITATION {"citationID":"jgWITZc9","properties":{"formattedCitation":"[4,5]","plainCitation":"[4,5]","dontUpdate":true,"noteIndex":0},"citationItems":[{"id":945,"uris":["http://zotero.org/users/7303659/items/AJZWMNWJ"],"uri":["http://zotero.org/users/7303659/items/AJZWMNWJ"],"itemData":{"id":945,"type":"article-journal","abstract":"Intimate partner violence (IPV) against women has harmful effects on their psychological and physical health. However, help-seeking for IPV is significantly low among women in the Indian context. This study examines the different factors that influence help-seeking behaviour among women in India. It also studies associations of the type of IPV with the source of help.","container-title":"BMC Global and Public Health","DOI":"10.1186/s44263-024-00056-3","ISSN":"2731-913X","issue":"1","journalAbbreviation":"BMC Global and Public Health","page":"25","source":"BioMed Central","title":"Factors associated with help-seeking by women facing intimate partner violence in India: findings from National Family Health Survey-5 (2019–2021)","title-short":"Factors associated with help-seeking by women facing intimate partner violence in India","volume":"2","author":[{"family":"Ghoshal","given":"Rakhi"},{"family":"Patil","given":"Priti"},{"family":"Sinha","given":"Isha"},{"family":"Gadgil","given":"Anita"},{"family":"Nathani","given":"Priyansh"},{"family":"Jain","given":"Nethra"},{"family":"Ramasubramani","given":"Premkumar"},{"family":"Roy","given":"Nobhojit"}],"issued":{"date-parts":[["2024",4,17]]}}},{"id":942,"uris":["http://zotero.org/users/7303659/items/Y7RQH8L4"],"uri":["http://zotero.org/users/7303659/items/Y7RQH8L4"],"itemData":{"id":942,"type":"article-journal","abstract":"Background\nSpousal violence against women is prevalent in India (29%). Studies from various countries have shown that few women exposed to intimate partner violence or spousal violence seek help, especially in low-income countries. The objective of this study was to estimate the prevalence and predictors of help-seeking among women in India who have experienced various types of spousal violence.\n\nMethods\nCross-sectional data on 19,125 married, separated, divorced or widowed women in India who had experienced physical or sexual violence at the hands of their husbands were obtained from the India National Family Health Survey III 2005–2006. Bivariate and multivariate logistic regression analyses were carried out.\n\nResults\nLess than one fourth (23.7%) of married, separated, divorced or widowed women in India who had experienced some form of physical or sexual spousal violence had sought help, but only 1% had sought help from formal institutions. Help-seeking was most prevalent in women who had been exposed to a combination of physical, sexual and emotional abuse (48.8%) and the least prevalent in women who had experienced sexual violence only (1.5%). Experience of severe violence and violence resulting in injury were the strongest predictors of help-seeking. Having education, being Christian or an acknowledged adherent of another minority religion - mainly Buddhism and Sikhism (Islam not included), getting married after the age of 21 and living in the South region were also associated with seeking help. Women in the North and Northeast regions were less likely to seek help, as were women with children and women who thought that a husband could be justified in hitting his wife.\n\nConclusions\nVery few Indian women who experience spousal violence seek help. The characteristics of the violence are the strongest predictors of help-seeking, but sociodemographic factors are also influential. We recommend efforts to ensure educational attainment for girls, prevention of child marriages, and that police officers and health care staff should be educated about intimate partner violence and in how to respond to women who seek help. It is important to tackle norms and attitudes surrounding violence against women, as well as attitudes to women who disclose violence.\n\nElectronic supplementary material\nThe online version of this article (10.1186/s12905-017-0453-4) contains supplementary material, which is available to authorized users.","container-title":"BMC Women's Health","DOI":"10.1186/s12905-017-0453-4","ISSN":"1472-6874","journalAbbreviation":"BMC Womens Health","note":"PMID: 29100538\nPMCID: PMC5670508","page":"99","source":"PubMed Central","title":"Prevalence and predictors of help-seeking for women exposed to spousal violence in India – a cross-sectional study","volume":"17","author":[{"family":"Leonardsson","given":"Malin"},{"family":"San Sebastian","given":"Miguel"}],"issued":{"date-parts":[["2017",11,3]]}}}],"schema":"https://github.com/citation-style-language/schema/raw/master/csl-citation.json"} </w:instrText>
      </w:r>
      <w:r w:rsidRPr="00780367">
        <w:rPr>
          <w:rFonts w:ascii="Times" w:hAnsi="Times" w:cs="Calibri"/>
          <w:color w:val="000000" w:themeColor="text1"/>
        </w:rPr>
        <w:fldChar w:fldCharType="separate"/>
      </w:r>
      <w:r w:rsidRPr="00780367">
        <w:rPr>
          <w:rFonts w:ascii="Times" w:hAnsi="Times" w:cs="Calibri"/>
          <w:color w:val="000000" w:themeColor="text1"/>
          <w:kern w:val="0"/>
        </w:rPr>
        <w:t>[4–7]</w:t>
      </w:r>
      <w:r w:rsidRPr="00780367">
        <w:rPr>
          <w:rFonts w:ascii="Times" w:hAnsi="Times" w:cs="Calibri"/>
          <w:color w:val="000000" w:themeColor="text1"/>
        </w:rPr>
        <w:fldChar w:fldCharType="end"/>
      </w:r>
      <w:r w:rsidRPr="00780367">
        <w:rPr>
          <w:rFonts w:ascii="Times" w:hAnsi="Times" w:cs="Calibri"/>
          <w:color w:val="000000" w:themeColor="text1"/>
        </w:rPr>
        <w:t xml:space="preserve">.  </w:t>
      </w:r>
    </w:p>
    <w:p w14:paraId="73C780C3" w14:textId="77777777" w:rsidR="00A12C28" w:rsidRPr="00780367" w:rsidRDefault="00A12C28" w:rsidP="00A12C28">
      <w:pPr>
        <w:spacing w:line="360" w:lineRule="auto"/>
        <w:jc w:val="both"/>
        <w:rPr>
          <w:rFonts w:ascii="Times" w:hAnsi="Times" w:cs="Calibri"/>
          <w:color w:val="000000" w:themeColor="text1"/>
        </w:rPr>
      </w:pPr>
    </w:p>
    <w:p w14:paraId="4368C12F" w14:textId="7B07C2C2" w:rsidR="00A12C28" w:rsidRPr="00780367" w:rsidRDefault="00A12C28" w:rsidP="00A12C28">
      <w:pPr>
        <w:spacing w:line="360" w:lineRule="auto"/>
        <w:jc w:val="both"/>
        <w:rPr>
          <w:rFonts w:ascii="Times" w:hAnsi="Times" w:cs="Calibri"/>
          <w:shd w:val="clear" w:color="auto" w:fill="FFFFFF"/>
        </w:rPr>
      </w:pPr>
      <w:r w:rsidRPr="00780367">
        <w:rPr>
          <w:rFonts w:ascii="Times" w:hAnsi="Times" w:cs="Calibri"/>
          <w:color w:val="000000" w:themeColor="text1"/>
        </w:rPr>
        <w:t xml:space="preserve">To address this, the Ministry of Women &amp; Child Development, </w:t>
      </w:r>
      <w:ins w:id="1" w:author="Dr.Prabha S Chandra" w:date="2024-12-24T11:39:00Z">
        <w:r w:rsidRPr="00780367">
          <w:rPr>
            <w:rFonts w:ascii="Times" w:hAnsi="Times" w:cs="Calibri"/>
            <w:color w:val="000000" w:themeColor="text1"/>
          </w:rPr>
          <w:t>G</w:t>
        </w:r>
      </w:ins>
      <w:r w:rsidRPr="00780367">
        <w:rPr>
          <w:rFonts w:ascii="Times" w:hAnsi="Times" w:cs="Calibri"/>
          <w:color w:val="000000" w:themeColor="text1"/>
        </w:rPr>
        <w:t xml:space="preserve">overnment </w:t>
      </w:r>
      <w:ins w:id="2" w:author="Dr.Prabha S Chandra" w:date="2024-12-24T11:39:00Z">
        <w:r w:rsidRPr="00780367">
          <w:rPr>
            <w:rFonts w:ascii="Times" w:hAnsi="Times" w:cs="Calibri"/>
            <w:color w:val="000000" w:themeColor="text1"/>
          </w:rPr>
          <w:t>of India</w:t>
        </w:r>
      </w:ins>
      <w:r w:rsidRPr="00780367">
        <w:rPr>
          <w:rFonts w:ascii="Times" w:hAnsi="Times" w:cs="Calibri"/>
          <w:color w:val="000000" w:themeColor="text1"/>
        </w:rPr>
        <w:t xml:space="preserve"> in 2015 s</w:t>
      </w:r>
      <w:ins w:id="3" w:author="Dr.Prabha S Chandra" w:date="2024-12-24T11:39:00Z">
        <w:r w:rsidRPr="00780367">
          <w:rPr>
            <w:rFonts w:ascii="Times" w:hAnsi="Times" w:cs="Calibri"/>
            <w:color w:val="000000" w:themeColor="text1"/>
          </w:rPr>
          <w:t xml:space="preserve">caled up the number of </w:t>
        </w:r>
      </w:ins>
      <w:r w:rsidRPr="00780367">
        <w:rPr>
          <w:rFonts w:ascii="Times" w:hAnsi="Times" w:cs="Calibri"/>
          <w:color w:val="000000" w:themeColor="text1"/>
        </w:rPr>
        <w:t xml:space="preserve">One Stop Centres (OSCs) all over the country </w:t>
      </w:r>
      <w:r w:rsidRPr="007C5EAB">
        <w:rPr>
          <w:rFonts w:ascii="Times" w:hAnsi="Times" w:cs="Calibri"/>
        </w:rPr>
        <w:t xml:space="preserve">which offer integrated medical, </w:t>
      </w:r>
      <w:r w:rsidRPr="00780367">
        <w:rPr>
          <w:rFonts w:ascii="Times" w:hAnsi="Times" w:cs="Calibri"/>
        </w:rPr>
        <w:t>counselling</w:t>
      </w:r>
      <w:r w:rsidRPr="007C5EAB">
        <w:rPr>
          <w:rFonts w:ascii="Times" w:hAnsi="Times" w:cs="Calibri"/>
        </w:rPr>
        <w:t>, police, and legal support.</w:t>
      </w:r>
      <w:r w:rsidRPr="00780367">
        <w:rPr>
          <w:rFonts w:ascii="Times" w:hAnsi="Times" w:cs="Calibri"/>
          <w:color w:val="000000" w:themeColor="text1"/>
        </w:rPr>
        <w:t xml:space="preserve"> </w:t>
      </w:r>
      <w:r w:rsidRPr="00780367">
        <w:rPr>
          <w:rFonts w:ascii="Times" w:hAnsi="Times" w:cs="Calibri"/>
          <w:color w:val="000000" w:themeColor="text1"/>
        </w:rPr>
        <w:fldChar w:fldCharType="begin"/>
      </w:r>
      <w:r w:rsidRPr="00780367">
        <w:rPr>
          <w:rFonts w:ascii="Times" w:hAnsi="Times" w:cs="Calibri"/>
          <w:color w:val="000000" w:themeColor="text1"/>
        </w:rPr>
        <w:instrText xml:space="preserve"> ADDIN ZOTERO_ITEM CSL_CITATION {"citationID":"dx7aNbwu","properties":{"formattedCitation":"[6\\uc0\\u8211{}8]","plainCitation":"[6–8]","noteIndex":0},"citationItems":[{"id":861,"uris":["http://zotero.org/users/7303659/items/ME29B3EL"],"uri":["http://zotero.org/users/7303659/items/ME29B3EL"],"itemData":{"id":861,"type":"webpage","title":"Barriers and Facilitators to Integrating Health Service Responses to Intimate Partner Violence in Low</w:instrText>
      </w:r>
      <w:r w:rsidRPr="00780367">
        <w:rPr>
          <w:rFonts w:ascii="Cambria Math" w:hAnsi="Cambria Math" w:cs="Cambria Math"/>
          <w:color w:val="000000" w:themeColor="text1"/>
        </w:rPr>
        <w:instrText>‐</w:instrText>
      </w:r>
      <w:r w:rsidRPr="00780367">
        <w:rPr>
          <w:rFonts w:ascii="Times" w:hAnsi="Times" w:cs="Calibri"/>
          <w:color w:val="000000" w:themeColor="text1"/>
        </w:rPr>
        <w:instrText xml:space="preserve"> and Middle</w:instrText>
      </w:r>
      <w:r w:rsidRPr="00780367">
        <w:rPr>
          <w:rFonts w:ascii="Cambria Math" w:hAnsi="Cambria Math" w:cs="Cambria Math"/>
          <w:color w:val="000000" w:themeColor="text1"/>
        </w:rPr>
        <w:instrText>‐</w:instrText>
      </w:r>
      <w:r w:rsidRPr="00780367">
        <w:rPr>
          <w:rFonts w:ascii="Times" w:hAnsi="Times" w:cs="Calibri"/>
          <w:color w:val="000000" w:themeColor="text1"/>
        </w:rPr>
        <w:instrText xml:space="preserve">Income Countries: A Comparative Health Systems and Service Analysis - Colombini - 2017 - Studies in Family Planning - Wiley Online Library","URL":"https://onlinelibrary.wiley.com/doi/full/10.1111/sifp.12021","accessed":{"date-parts":[["2024",3,27]]}}},{"id":879,"uris":["http://zotero.org/users/7303659/items/KVRQXDFU"],"uri":["http://zotero.org/users/7303659/items/KVRQXDFU"],"itemData":{"id":879,"type":"article-journal","language":"en","source":"Zotero","title":"Toolkit for Designing One-Stop Crisis Centres for Survivors of Gender-Based Violence:","author":[{"family":"Bhate-Deosthali","given":"Padma"},{"family":"Pal","given":"Poulomi"},{"family":"Hogan","given":"Maureen"}]}},{"id":882,"uris":["http://zotero.org/users/7303659/items/YENXC5FA"],"uri":["http://zotero.org/users/7303659/items/YENXC5FA"],"itemData":{"id":882,"type":"article-journal","abstract":"Introduction:\nCases of female targeted violence often go uncounted in India. To identify the unreported cases of violence, Sukoon was established in 2014 as a hospital-based ‘One Stop Crisis Centre’ (OSCC). Sukoon provides counselling, police assistance and legal aid to the victims. The aim of the present study was to recognize the role of Sukoon in preventing violence against women (VAW) in the region.\n\nMethods:\nSecondary data was extracted from 430 victims who approached Sukoon from August 2014 through January 2017. Data was collected on different variables: age, marital status, nature of violence, medium through which victims approached Sukoon and type of assistance provided. Significance of association of studied factors with the type of assault was investigated using χ2 test.\n\nResults:\nAge of study-victims ranged from 4 to 75 years with a median age of 26 years and mean age of 27.61 years with standard deviation of 10.56 years. Major types of VAW (96.51%) were domestic violence, sexual assault, physical assault and poisoning. The types of violences were significantly associated with victims’ age (χ2 =5.76, d.f.=1, p&lt;0.05) and marital status (χ2 = 98.23, d.f=4, p&lt;0.001). About 78% of victims were identified from Sukoon through screening and counseling. Around 69% of the cases were resolved directly by Sukoon or through police assistance.\n\nConclusions:\nThe above results indicate a significant role of Sukoon in screening victims of violence and providing them required assistance within the hospital environment in one location. Such centers should be further promoted by the government to address the issues of VAW.","container-title":"Central Asian Journal of Global Health","DOI":"10.5195/cajgh.2020.297","ISSN":"2166-7403","issue":"1","journalAbbreviation":"Cent Asian J Glob Health","note":"PMID: 35866095\nPMCID: PMC9295856","page":"e297","source":"PubMed Central","title":"Role of ‘One Stop Crisis Centre’ in Identifying and Assisting Victims of Violence in an Indian Health Care Setup","volume":"9","author":[{"family":"Verma","given":"Prachi"},{"family":"Puri","given":"Payal"},{"family":"Sharma","given":"Dhruv"},{"family":"Singh","given":"Shreya"}]}}],"schema":"https://github.com/citation-style-language/schema/raw/master/csl-citation.json"} </w:instrText>
      </w:r>
      <w:r w:rsidRPr="00780367">
        <w:rPr>
          <w:rFonts w:ascii="Times" w:hAnsi="Times" w:cs="Calibri"/>
          <w:color w:val="000000" w:themeColor="text1"/>
        </w:rPr>
        <w:fldChar w:fldCharType="separate"/>
      </w:r>
      <w:r w:rsidRPr="00780367">
        <w:rPr>
          <w:rFonts w:ascii="Times" w:hAnsi="Times" w:cs="Calibri"/>
          <w:color w:val="000000"/>
          <w:kern w:val="0"/>
        </w:rPr>
        <w:t>[6–8]</w:t>
      </w:r>
      <w:r w:rsidRPr="00780367">
        <w:rPr>
          <w:rFonts w:ascii="Times" w:hAnsi="Times" w:cs="Calibri"/>
          <w:color w:val="000000" w:themeColor="text1"/>
        </w:rPr>
        <w:fldChar w:fldCharType="end"/>
      </w:r>
      <w:r w:rsidRPr="00780367">
        <w:rPr>
          <w:rFonts w:ascii="Times" w:hAnsi="Times" w:cs="Calibri"/>
          <w:color w:val="000000" w:themeColor="text1"/>
        </w:rPr>
        <w:t>.</w:t>
      </w:r>
      <w:r w:rsidRPr="00780367">
        <w:rPr>
          <w:rFonts w:ascii="Times" w:hAnsi="Times" w:cs="Calibri"/>
          <w:color w:val="000000" w:themeColor="text1"/>
          <w:shd w:val="clear" w:color="auto" w:fill="FFFFFF"/>
        </w:rPr>
        <w:t xml:space="preserve"> I</w:t>
      </w:r>
      <w:ins w:id="4" w:author="Dr.Prabha S Chandra" w:date="2024-12-24T11:41:00Z">
        <w:r w:rsidRPr="00780367">
          <w:rPr>
            <w:rFonts w:ascii="Times" w:hAnsi="Times" w:cs="Calibri"/>
            <w:color w:val="000000" w:themeColor="text1"/>
            <w:shd w:val="clear" w:color="auto" w:fill="FFFFFF"/>
          </w:rPr>
          <w:t>n India, there are now</w:t>
        </w:r>
      </w:ins>
      <w:r w:rsidRPr="00780367">
        <w:rPr>
          <w:rFonts w:ascii="Times" w:hAnsi="Times" w:cs="Calibri"/>
          <w:color w:val="000000" w:themeColor="text1"/>
          <w:shd w:val="clear" w:color="auto" w:fill="FFFFFF"/>
        </w:rPr>
        <w:t xml:space="preserve"> 733 </w:t>
      </w:r>
      <w:ins w:id="5" w:author="Dr.Prabha S Chandra" w:date="2024-12-24T11:41:00Z">
        <w:r w:rsidRPr="00780367">
          <w:rPr>
            <w:rFonts w:ascii="Times" w:hAnsi="Times" w:cs="Calibri"/>
            <w:color w:val="000000" w:themeColor="text1"/>
            <w:shd w:val="clear" w:color="auto" w:fill="FFFFFF"/>
          </w:rPr>
          <w:t xml:space="preserve">operational </w:t>
        </w:r>
      </w:ins>
      <w:r w:rsidRPr="00780367">
        <w:rPr>
          <w:rFonts w:ascii="Times" w:hAnsi="Times" w:cs="Calibri"/>
          <w:color w:val="000000" w:themeColor="text1"/>
          <w:shd w:val="clear" w:color="auto" w:fill="FFFFFF"/>
        </w:rPr>
        <w:t xml:space="preserve">One Stop Centres </w:t>
      </w:r>
      <w:ins w:id="6" w:author="Dr.Prabha S Chandra" w:date="2024-12-24T11:41:00Z">
        <w:r w:rsidRPr="00780367">
          <w:rPr>
            <w:rFonts w:ascii="Times" w:hAnsi="Times" w:cs="Calibri"/>
            <w:color w:val="000000" w:themeColor="text1"/>
            <w:shd w:val="clear" w:color="auto" w:fill="FFFFFF"/>
          </w:rPr>
          <w:t xml:space="preserve">that </w:t>
        </w:r>
      </w:ins>
      <w:r w:rsidRPr="00780367">
        <w:rPr>
          <w:rFonts w:ascii="Times" w:hAnsi="Times" w:cs="Calibri"/>
          <w:color w:val="000000" w:themeColor="text1"/>
          <w:shd w:val="clear" w:color="auto" w:fill="FFFFFF"/>
        </w:rPr>
        <w:t>have helped over 668,139 women across the country</w:t>
      </w:r>
      <w:r w:rsidRPr="00780367">
        <w:rPr>
          <w:rFonts w:ascii="Times" w:hAnsi="Times" w:cs="Calibri"/>
          <w:color w:val="000000" w:themeColor="text1"/>
          <w:shd w:val="clear" w:color="auto" w:fill="FFFFFF"/>
        </w:rPr>
        <w:fldChar w:fldCharType="begin"/>
      </w:r>
      <w:r w:rsidRPr="00780367">
        <w:rPr>
          <w:rFonts w:ascii="Times" w:hAnsi="Times" w:cs="Calibri"/>
          <w:color w:val="000000" w:themeColor="text1"/>
          <w:shd w:val="clear" w:color="auto" w:fill="FFFFFF"/>
        </w:rPr>
        <w:instrText xml:space="preserve"> ADDIN ZOTERO_ITEM CSL_CITATION {"citationID":"V7pR5IHu","properties":{"formattedCitation":"[10]","plainCitation":"[10]","noteIndex":0},"citationItems":[{"id":958,"uris":["http://zotero.org/users/7303659/items/B3ARS7F4"],"uri":["http://zotero.org/users/7303659/items/B3ARS7F4"],"itemData":{"id":958,"type":"article-journal","language":"en","source":"Zotero","title":"GOVERNMENT OF INDIA MINISTRY OF WOMEN AND CHILD DEVELOPMENT","author":[{"family":"Sabha","given":"Lok"}]}}],"schema":"https://github.com/citation-style-language/schema/raw/master/csl-citation.json"} </w:instrText>
      </w:r>
      <w:r w:rsidRPr="00780367">
        <w:rPr>
          <w:rFonts w:ascii="Times" w:hAnsi="Times" w:cs="Calibri"/>
          <w:color w:val="000000" w:themeColor="text1"/>
          <w:shd w:val="clear" w:color="auto" w:fill="FFFFFF"/>
        </w:rPr>
        <w:fldChar w:fldCharType="separate"/>
      </w:r>
      <w:r w:rsidRPr="00780367">
        <w:rPr>
          <w:rFonts w:ascii="Times" w:hAnsi="Times" w:cs="Calibri"/>
          <w:color w:val="000000" w:themeColor="text1"/>
          <w:shd w:val="clear" w:color="auto" w:fill="FFFFFF"/>
        </w:rPr>
        <w:t>[10]</w:t>
      </w:r>
      <w:r w:rsidRPr="00780367">
        <w:rPr>
          <w:rFonts w:ascii="Times" w:hAnsi="Times" w:cs="Calibri"/>
          <w:color w:val="000000" w:themeColor="text1"/>
          <w:shd w:val="clear" w:color="auto" w:fill="FFFFFF"/>
        </w:rPr>
        <w:fldChar w:fldCharType="end"/>
      </w:r>
      <w:r w:rsidRPr="00780367">
        <w:rPr>
          <w:rFonts w:ascii="Times" w:hAnsi="Times" w:cs="Calibri"/>
          <w:color w:val="000000" w:themeColor="text1"/>
          <w:shd w:val="clear" w:color="auto" w:fill="FFFFFF"/>
        </w:rPr>
        <w:t xml:space="preserve">. </w:t>
      </w:r>
      <w:r w:rsidRPr="00780367">
        <w:rPr>
          <w:rFonts w:ascii="Times" w:hAnsi="Times" w:cs="Calibri"/>
          <w:color w:val="FF0000"/>
          <w:shd w:val="clear" w:color="auto" w:fill="FFFFFF"/>
        </w:rPr>
        <w:t>The OSCs are located in **** and staff</w:t>
      </w:r>
      <w:ins w:id="7" w:author="Dr.Prabha S Chandra" w:date="2024-12-24T11:42:00Z">
        <w:r w:rsidRPr="00780367">
          <w:rPr>
            <w:rFonts w:ascii="Times" w:hAnsi="Times" w:cs="Calibri"/>
            <w:color w:val="FF0000"/>
            <w:shd w:val="clear" w:color="auto" w:fill="FFFFFF"/>
          </w:rPr>
          <w:t xml:space="preserve"> </w:t>
        </w:r>
        <w:r w:rsidRPr="00780367">
          <w:rPr>
            <w:rFonts w:ascii="Times" w:hAnsi="Times" w:cs="Calibri"/>
            <w:color w:val="000000" w:themeColor="text1"/>
            <w:shd w:val="clear" w:color="auto" w:fill="FFFFFF"/>
          </w:rPr>
          <w:t xml:space="preserve">include </w:t>
        </w:r>
      </w:ins>
      <w:r w:rsidRPr="00780367">
        <w:rPr>
          <w:rFonts w:ascii="Times" w:hAnsi="Times" w:cs="Calibri"/>
          <w:color w:val="000000" w:themeColor="text1"/>
          <w:shd w:val="clear" w:color="auto" w:fill="FFFFFF"/>
        </w:rPr>
        <w:t xml:space="preserve">one central administrator, two case workers, one paralegal, one paramedical, one psycho-social counsellor, </w:t>
      </w:r>
      <w:r w:rsidRPr="00780367">
        <w:rPr>
          <w:rFonts w:ascii="Times" w:hAnsi="Times" w:cs="Calibri"/>
        </w:rPr>
        <w:t xml:space="preserve">and </w:t>
      </w:r>
      <w:ins w:id="8" w:author="Dr.Prabha S Chandra" w:date="2024-12-24T11:42:00Z">
        <w:r w:rsidRPr="00780367">
          <w:rPr>
            <w:rFonts w:ascii="Times" w:hAnsi="Times" w:cs="Calibri"/>
          </w:rPr>
          <w:t xml:space="preserve">an </w:t>
        </w:r>
      </w:ins>
      <w:r w:rsidRPr="00780367">
        <w:rPr>
          <w:rFonts w:ascii="Times" w:hAnsi="Times" w:cs="Calibri"/>
        </w:rPr>
        <w:t>additional support staff</w:t>
      </w:r>
      <w:r w:rsidRPr="00780367">
        <w:rPr>
          <w:rFonts w:ascii="Times" w:hAnsi="Times" w:cs="Calibri"/>
        </w:rPr>
        <w:fldChar w:fldCharType="begin"/>
      </w:r>
      <w:r w:rsidRPr="00780367">
        <w:rPr>
          <w:rFonts w:ascii="Times" w:hAnsi="Times" w:cs="Calibri"/>
        </w:rPr>
        <w:instrText xml:space="preserve"> ADDIN ZOTERO_ITEM CSL_CITATION {"citationID":"QcoFSu3M","properties":{"formattedCitation":"[11]","plainCitation":"[11]","noteIndex":0},"citationItems":[{"id":962,"uris":["http://zotero.org/users/7303659/items/TESH7EDG"],"uri":["http://zotero.org/users/7303659/items/TESH7EDG"],"itemData":{"id":962,"type":"webpage","title":"1580720897_OSC_G.pdf","URL":"https://sakhi.gov.in/assets/site/main/resource_directory/1580720897_OSC_G.pdf","accessed":{"date-parts":[["2024",7,26]]}}}],"schema":"https://github.com/citation-style-language/schema/raw/master/csl-citation.json"} </w:instrText>
      </w:r>
      <w:r w:rsidRPr="00780367">
        <w:rPr>
          <w:rFonts w:ascii="Times" w:hAnsi="Times" w:cs="Calibri"/>
        </w:rPr>
        <w:fldChar w:fldCharType="separate"/>
      </w:r>
      <w:r w:rsidRPr="00780367">
        <w:rPr>
          <w:rFonts w:ascii="Times" w:hAnsi="Times" w:cs="Calibri"/>
        </w:rPr>
        <w:t>[11]</w:t>
      </w:r>
      <w:r w:rsidRPr="00780367">
        <w:rPr>
          <w:rFonts w:ascii="Times" w:hAnsi="Times" w:cs="Calibri"/>
        </w:rPr>
        <w:fldChar w:fldCharType="end"/>
      </w:r>
      <w:r w:rsidRPr="00780367">
        <w:rPr>
          <w:rFonts w:ascii="Times" w:hAnsi="Times" w:cs="Calibri"/>
        </w:rPr>
        <w:t>.</w:t>
      </w:r>
      <w:r w:rsidRPr="00780367">
        <w:rPr>
          <w:rFonts w:ascii="Times" w:hAnsi="Times" w:cs="Calibri"/>
        </w:rPr>
        <w:br/>
      </w:r>
    </w:p>
    <w:p w14:paraId="0BCA2B83" w14:textId="24C80E5A" w:rsidR="00D47424" w:rsidRPr="00780367" w:rsidRDefault="00A12C28" w:rsidP="00A12C28">
      <w:pPr>
        <w:spacing w:line="360" w:lineRule="auto"/>
        <w:rPr>
          <w:rFonts w:ascii="Times" w:hAnsi="Times"/>
        </w:rPr>
      </w:pPr>
      <w:r w:rsidRPr="00780367">
        <w:rPr>
          <w:rFonts w:ascii="Times" w:hAnsi="Times" w:cs="Calibri"/>
        </w:rPr>
        <w:t>While the OSC</w:t>
      </w:r>
      <w:ins w:id="9" w:author="Dr.Prabha S Chandra" w:date="2024-12-24T11:43:00Z">
        <w:r w:rsidRPr="00780367">
          <w:rPr>
            <w:rFonts w:ascii="Times" w:hAnsi="Times" w:cs="Calibri"/>
          </w:rPr>
          <w:t xml:space="preserve"> staff are trained to provide</w:t>
        </w:r>
      </w:ins>
      <w:r w:rsidRPr="00780367">
        <w:rPr>
          <w:rFonts w:ascii="Times" w:hAnsi="Times" w:cs="Calibri"/>
        </w:rPr>
        <w:t xml:space="preserve"> legal advice, physical support, shelter, and basic counselling, the training provided to the staff rarely covers mental health.</w:t>
      </w:r>
    </w:p>
    <w:p w14:paraId="286A21D6" w14:textId="77777777" w:rsidR="00A12C28" w:rsidRPr="00780367" w:rsidRDefault="00A12C28" w:rsidP="00D47424">
      <w:pPr>
        <w:spacing w:line="360" w:lineRule="auto"/>
        <w:rPr>
          <w:rFonts w:ascii="Times" w:hAnsi="Times"/>
        </w:rPr>
      </w:pPr>
    </w:p>
    <w:p w14:paraId="59D8CE01" w14:textId="6E680A90" w:rsidR="00D47424" w:rsidRPr="00780367" w:rsidRDefault="00D47424" w:rsidP="00D47424">
      <w:pPr>
        <w:spacing w:line="360" w:lineRule="auto"/>
        <w:rPr>
          <w:rFonts w:ascii="Times" w:hAnsi="Times" w:cs="Times New Roman"/>
        </w:rPr>
      </w:pPr>
      <w:r w:rsidRPr="00780367">
        <w:rPr>
          <w:rFonts w:ascii="Times" w:hAnsi="Times" w:cs="Times New Roman"/>
        </w:rPr>
        <w:t xml:space="preserve">“Project </w:t>
      </w:r>
      <w:proofErr w:type="spellStart"/>
      <w:r w:rsidRPr="00780367">
        <w:rPr>
          <w:rFonts w:ascii="Times" w:hAnsi="Times" w:cs="Times New Roman"/>
          <w:i/>
        </w:rPr>
        <w:t>Stree</w:t>
      </w:r>
      <w:proofErr w:type="spellEnd"/>
      <w:r w:rsidRPr="00780367">
        <w:rPr>
          <w:rFonts w:ascii="Times" w:hAnsi="Times" w:cs="Times New Roman"/>
          <w:i/>
        </w:rPr>
        <w:t xml:space="preserve"> </w:t>
      </w:r>
      <w:proofErr w:type="spellStart"/>
      <w:r w:rsidRPr="00780367">
        <w:rPr>
          <w:rFonts w:ascii="Times" w:hAnsi="Times" w:cs="Times New Roman"/>
          <w:i/>
        </w:rPr>
        <w:t>Manoraksha</w:t>
      </w:r>
      <w:proofErr w:type="spellEnd"/>
      <w:r w:rsidRPr="00780367">
        <w:rPr>
          <w:rFonts w:ascii="Times" w:hAnsi="Times" w:cs="Times New Roman"/>
        </w:rPr>
        <w:t xml:space="preserve"> (Protection of Women's Mental Health)” was initiated by the Ministry of Women and Child Development to support OSC counsellors by enhancing training on psychological and mental health during the COVID-19 pandemic</w:t>
      </w:r>
      <w:ins w:id="10" w:author="Dr.Prabha S Chandra" w:date="2024-12-24T12:00:00Z">
        <w:r w:rsidRPr="00780367">
          <w:rPr>
            <w:rFonts w:ascii="Times" w:hAnsi="Times" w:cs="Times New Roman"/>
          </w:rPr>
          <w:t xml:space="preserve"> and continued  ther</w:t>
        </w:r>
      </w:ins>
      <w:r w:rsidRPr="00780367">
        <w:rPr>
          <w:rFonts w:ascii="Times" w:hAnsi="Times" w:cs="Times New Roman"/>
        </w:rPr>
        <w:t>e</w:t>
      </w:r>
      <w:ins w:id="11" w:author="Dr.Prabha S Chandra" w:date="2024-12-24T12:00:00Z">
        <w:r w:rsidRPr="00780367">
          <w:rPr>
            <w:rFonts w:ascii="Times" w:hAnsi="Times" w:cs="Times New Roman"/>
          </w:rPr>
          <w:t>after.</w:t>
        </w:r>
      </w:ins>
    </w:p>
    <w:p w14:paraId="580D8490" w14:textId="77777777" w:rsidR="00A12C28" w:rsidRPr="00780367" w:rsidRDefault="00A12C28" w:rsidP="00D47424">
      <w:pPr>
        <w:spacing w:line="360" w:lineRule="auto"/>
        <w:rPr>
          <w:rFonts w:ascii="Times" w:hAnsi="Times" w:cs="Times New Roman"/>
        </w:rPr>
      </w:pPr>
    </w:p>
    <w:p w14:paraId="202E6672" w14:textId="7F874065" w:rsidR="009C2096" w:rsidRPr="00780367" w:rsidRDefault="00A12C28" w:rsidP="009C2096">
      <w:pPr>
        <w:pStyle w:val="ListParagraph"/>
        <w:numPr>
          <w:ilvl w:val="0"/>
          <w:numId w:val="31"/>
        </w:numPr>
        <w:spacing w:line="360" w:lineRule="auto"/>
        <w:rPr>
          <w:rFonts w:ascii="Times" w:hAnsi="Times" w:cs="Times New Roman"/>
        </w:rPr>
      </w:pPr>
      <w:r w:rsidRPr="00780367">
        <w:rPr>
          <w:rFonts w:ascii="Times" w:hAnsi="Times" w:cs="Times New Roman"/>
        </w:rPr>
        <w:t>APPROACH</w:t>
      </w:r>
      <w:r w:rsidR="00110175" w:rsidRPr="00780367">
        <w:rPr>
          <w:rFonts w:ascii="Times" w:hAnsi="Times" w:cs="Times New Roman"/>
        </w:rPr>
        <w:br/>
      </w:r>
    </w:p>
    <w:p w14:paraId="61A2B187" w14:textId="6C694154" w:rsidR="00EF093C" w:rsidRPr="00780367" w:rsidRDefault="00C3775A" w:rsidP="00EF093C">
      <w:pPr>
        <w:spacing w:line="360" w:lineRule="auto"/>
        <w:rPr>
          <w:rFonts w:ascii="Times" w:hAnsi="Times" w:cs="Times New Roman"/>
        </w:rPr>
      </w:pPr>
      <w:r w:rsidRPr="00780367">
        <w:rPr>
          <w:rFonts w:ascii="Times" w:hAnsi="Times" w:cs="Times New Roman"/>
        </w:rPr>
        <w:t xml:space="preserve">Project </w:t>
      </w:r>
      <w:proofErr w:type="spellStart"/>
      <w:r w:rsidRPr="00780367">
        <w:rPr>
          <w:rFonts w:ascii="Times" w:hAnsi="Times" w:cs="Times New Roman"/>
        </w:rPr>
        <w:t>Stree</w:t>
      </w:r>
      <w:proofErr w:type="spellEnd"/>
      <w:r w:rsidRPr="00780367">
        <w:rPr>
          <w:rFonts w:ascii="Times" w:hAnsi="Times" w:cs="Times New Roman"/>
        </w:rPr>
        <w:t xml:space="preserve"> </w:t>
      </w:r>
      <w:proofErr w:type="spellStart"/>
      <w:r w:rsidRPr="00780367">
        <w:rPr>
          <w:rFonts w:ascii="Times" w:hAnsi="Times" w:cs="Times New Roman"/>
        </w:rPr>
        <w:t>Manoraksha</w:t>
      </w:r>
      <w:proofErr w:type="spellEnd"/>
      <w:r w:rsidRPr="00780367">
        <w:rPr>
          <w:rFonts w:ascii="Times" w:hAnsi="Times" w:cs="Times New Roman"/>
        </w:rPr>
        <w:t xml:space="preserve"> was developed during the COVID-19 pandemic, when rates of DV and GBV increased around the globe</w:t>
      </w:r>
      <w:r w:rsidRPr="00780367">
        <w:rPr>
          <w:rFonts w:ascii="Times" w:hAnsi="Times" w:cs="Times New Roman"/>
          <w:color w:val="FF0000"/>
          <w:rPrChange w:id="12" w:author="Ellie Vaiphei" w:date="2024-12-24T10:02:00Z">
            <w:rPr>
              <w:rFonts w:ascii="Times New Roman" w:hAnsi="Times New Roman" w:cs="Times New Roman"/>
            </w:rPr>
          </w:rPrChange>
        </w:rPr>
        <w:t xml:space="preserve"> (**). </w:t>
      </w:r>
      <w:r w:rsidRPr="00780367">
        <w:rPr>
          <w:rFonts w:ascii="Times" w:hAnsi="Times" w:cs="Times New Roman"/>
        </w:rPr>
        <w:t xml:space="preserve">Women were unable to reach domestic violence services due to lockdowns and travel restrictions, and mental health problems were also on the rise. </w:t>
      </w:r>
      <w:r w:rsidR="00E745B7" w:rsidRPr="00780367">
        <w:rPr>
          <w:rFonts w:ascii="Times" w:hAnsi="Times" w:cs="Times New Roman"/>
        </w:rPr>
        <w:t>To address these issues, the project introduced training delivered virtually utilizing Zoom. There were two added benefits: it enabled counsellors across India, regardless of their location, to participate, and it could be delivered consistently to large numbers of people, ensuring uniform quality of training.</w:t>
      </w:r>
    </w:p>
    <w:p w14:paraId="38CFC10E" w14:textId="77777777" w:rsidR="00C3775A" w:rsidRPr="00780367" w:rsidRDefault="00C3775A" w:rsidP="00EF093C">
      <w:pPr>
        <w:spacing w:line="360" w:lineRule="auto"/>
        <w:rPr>
          <w:rFonts w:ascii="Times" w:hAnsi="Times" w:cs="Times New Roman"/>
        </w:rPr>
      </w:pPr>
    </w:p>
    <w:p w14:paraId="3AFAE750" w14:textId="60E4AC79" w:rsidR="00E22DBB" w:rsidRPr="00780367" w:rsidRDefault="00C3775A" w:rsidP="00EF093C">
      <w:pPr>
        <w:spacing w:line="360" w:lineRule="auto"/>
        <w:rPr>
          <w:rFonts w:ascii="Times" w:hAnsi="Times" w:cs="Times New Roman"/>
        </w:rPr>
      </w:pPr>
      <w:r w:rsidRPr="00780367">
        <w:rPr>
          <w:rFonts w:ascii="Times" w:hAnsi="Times" w:cs="Times New Roman"/>
        </w:rPr>
        <w:t xml:space="preserve">The training was delivered by mental health professionals (clinical psychologists, psychiatric social workers, and psychiatrists). </w:t>
      </w:r>
      <w:r w:rsidR="00EF093C" w:rsidRPr="00780367">
        <w:rPr>
          <w:rFonts w:ascii="Times" w:hAnsi="Times"/>
          <w:color w:val="000000" w:themeColor="text1"/>
        </w:rPr>
        <w:t>The training of trainers included sensitization to</w:t>
      </w:r>
      <w:r w:rsidR="009C2096" w:rsidRPr="00780367">
        <w:rPr>
          <w:rFonts w:ascii="Times" w:hAnsi="Times"/>
          <w:color w:val="000000" w:themeColor="text1"/>
        </w:rPr>
        <w:t xml:space="preserve"> gender-based violenc</w:t>
      </w:r>
      <w:r w:rsidR="00EF093C" w:rsidRPr="00780367">
        <w:rPr>
          <w:rFonts w:ascii="Times" w:hAnsi="Times"/>
          <w:color w:val="000000" w:themeColor="text1"/>
        </w:rPr>
        <w:t>e and weekly</w:t>
      </w:r>
      <w:r w:rsidR="009C2096" w:rsidRPr="00780367">
        <w:rPr>
          <w:rFonts w:ascii="Times" w:hAnsi="Times"/>
          <w:color w:val="000000" w:themeColor="text1"/>
        </w:rPr>
        <w:t xml:space="preserve"> </w:t>
      </w:r>
      <w:r w:rsidR="00EF093C" w:rsidRPr="00780367">
        <w:rPr>
          <w:rFonts w:ascii="Times" w:hAnsi="Times"/>
          <w:color w:val="000000" w:themeColor="text1"/>
        </w:rPr>
        <w:t>g</w:t>
      </w:r>
      <w:r w:rsidR="009C2096" w:rsidRPr="00780367">
        <w:rPr>
          <w:rFonts w:ascii="Times" w:hAnsi="Times"/>
          <w:color w:val="000000" w:themeColor="text1"/>
        </w:rPr>
        <w:t>roup discussions. The trainers attended online webinars and conferences related to violence against women hosted by different organisations</w:t>
      </w:r>
      <w:r w:rsidR="00EF093C" w:rsidRPr="00780367">
        <w:rPr>
          <w:rFonts w:ascii="Times" w:hAnsi="Times"/>
          <w:color w:val="000000" w:themeColor="text1"/>
        </w:rPr>
        <w:t xml:space="preserve">, and gatekeeper training on </w:t>
      </w:r>
      <w:r w:rsidR="00EF093C" w:rsidRPr="00780367">
        <w:rPr>
          <w:rFonts w:ascii="Times" w:hAnsi="Times"/>
          <w:color w:val="000000" w:themeColor="text1"/>
        </w:rPr>
        <w:lastRenderedPageBreak/>
        <w:t>suicide assessment and interventions.</w:t>
      </w:r>
      <w:r w:rsidR="00EF093C" w:rsidRPr="00780367">
        <w:rPr>
          <w:rFonts w:ascii="Times" w:hAnsi="Times" w:cs="Times New Roman"/>
        </w:rPr>
        <w:t xml:space="preserve"> </w:t>
      </w:r>
      <w:r w:rsidR="00E22DBB" w:rsidRPr="00780367">
        <w:rPr>
          <w:rFonts w:ascii="Times" w:hAnsi="Times"/>
          <w:color w:val="000000" w:themeColor="text1"/>
        </w:rPr>
        <w:t>The assistant trainers initially drafted the training sessions</w:t>
      </w:r>
      <w:r w:rsidR="00780367" w:rsidRPr="00780367">
        <w:rPr>
          <w:rFonts w:ascii="Times" w:hAnsi="Times"/>
          <w:color w:val="000000" w:themeColor="text1"/>
        </w:rPr>
        <w:t>,</w:t>
      </w:r>
      <w:r w:rsidR="00E22DBB" w:rsidRPr="00780367">
        <w:rPr>
          <w:rFonts w:ascii="Times" w:hAnsi="Times"/>
          <w:color w:val="000000" w:themeColor="text1"/>
        </w:rPr>
        <w:t xml:space="preserve"> mentored by the program managers, principal, and co-principal investigators. The project leads reviewed each topic slide and script for the audio clips and videos.</w:t>
      </w:r>
    </w:p>
    <w:p w14:paraId="63557288" w14:textId="77777777" w:rsidR="00E22DBB" w:rsidRPr="00780367" w:rsidRDefault="00E22DBB" w:rsidP="00E22DBB">
      <w:pPr>
        <w:pStyle w:val="BodyText"/>
        <w:spacing w:before="1" w:line="360" w:lineRule="auto"/>
        <w:ind w:right="109"/>
        <w:jc w:val="both"/>
        <w:rPr>
          <w:rFonts w:ascii="Times" w:hAnsi="Times"/>
          <w:color w:val="000000" w:themeColor="text1"/>
        </w:rPr>
      </w:pPr>
    </w:p>
    <w:p w14:paraId="4D495BA3" w14:textId="1AE41D58" w:rsidR="00E22DBB" w:rsidRPr="004B13B2" w:rsidRDefault="004B13B2" w:rsidP="004B13B2">
      <w:pPr>
        <w:pStyle w:val="BodyText"/>
        <w:spacing w:before="1" w:line="360" w:lineRule="auto"/>
        <w:ind w:right="109"/>
        <w:jc w:val="both"/>
        <w:rPr>
          <w:rFonts w:ascii="Times" w:hAnsi="Times"/>
          <w:color w:val="000000" w:themeColor="text1"/>
        </w:rPr>
      </w:pPr>
      <w:r w:rsidRPr="004B13B2">
        <w:rPr>
          <w:rFonts w:ascii="Times" w:hAnsi="Times"/>
          <w:color w:val="000000" w:themeColor="text1"/>
        </w:rPr>
        <w:t xml:space="preserve">A needs assessment </w:t>
      </w:r>
      <w:r w:rsidRPr="004B13B2">
        <w:rPr>
          <w:color w:val="000000" w:themeColor="text1"/>
        </w:rPr>
        <w:t xml:space="preserve">survey </w:t>
      </w:r>
      <w:r>
        <w:rPr>
          <w:color w:val="000000" w:themeColor="text1"/>
        </w:rPr>
        <w:t xml:space="preserve">as well as brief telephonic interviews </w:t>
      </w:r>
      <w:r w:rsidRPr="004B13B2">
        <w:rPr>
          <w:color w:val="000000" w:themeColor="text1"/>
        </w:rPr>
        <w:t>w</w:t>
      </w:r>
      <w:r>
        <w:rPr>
          <w:color w:val="000000" w:themeColor="text1"/>
        </w:rPr>
        <w:t>ere</w:t>
      </w:r>
      <w:r w:rsidRPr="004B13B2">
        <w:rPr>
          <w:color w:val="000000" w:themeColor="text1"/>
        </w:rPr>
        <w:t xml:space="preserve"> carried out to identify the training needs and concerns of the counsellors and staff regarding their work in OSC related to mental health assessment and intervention</w:t>
      </w:r>
      <w:r>
        <w:rPr>
          <w:color w:val="000000" w:themeColor="text1"/>
        </w:rPr>
        <w:t>.</w:t>
      </w:r>
    </w:p>
    <w:p w14:paraId="6E957CFA" w14:textId="124D49C5" w:rsidR="00E22DBB" w:rsidRPr="00780367" w:rsidRDefault="00E22DBB" w:rsidP="00E22DBB">
      <w:pPr>
        <w:pStyle w:val="BodyText"/>
        <w:spacing w:before="1" w:line="360" w:lineRule="auto"/>
        <w:ind w:right="109"/>
        <w:jc w:val="both"/>
        <w:rPr>
          <w:rFonts w:ascii="Times" w:hAnsi="Times"/>
          <w:color w:val="000000" w:themeColor="text1"/>
        </w:rPr>
      </w:pPr>
    </w:p>
    <w:p w14:paraId="66692BEF" w14:textId="17832F68" w:rsidR="00E22DBB" w:rsidRPr="00780367" w:rsidRDefault="00E22DBB" w:rsidP="00E22DBB">
      <w:pPr>
        <w:pStyle w:val="BodyText"/>
        <w:numPr>
          <w:ilvl w:val="0"/>
          <w:numId w:val="31"/>
        </w:numPr>
        <w:spacing w:before="1" w:line="360" w:lineRule="auto"/>
        <w:ind w:right="109"/>
        <w:jc w:val="both"/>
        <w:rPr>
          <w:rFonts w:ascii="Times" w:hAnsi="Times"/>
          <w:color w:val="000000" w:themeColor="text1"/>
        </w:rPr>
      </w:pPr>
      <w:r w:rsidRPr="00780367">
        <w:rPr>
          <w:rFonts w:ascii="Times" w:hAnsi="Times"/>
          <w:color w:val="000000" w:themeColor="text1"/>
        </w:rPr>
        <w:t>PARTICIPANTS</w:t>
      </w:r>
    </w:p>
    <w:p w14:paraId="0B8F377E" w14:textId="77777777" w:rsidR="00C3775A" w:rsidRPr="00780367" w:rsidRDefault="00C3775A" w:rsidP="00C3775A">
      <w:pPr>
        <w:pStyle w:val="BodyText"/>
        <w:spacing w:before="1" w:line="360" w:lineRule="auto"/>
        <w:ind w:right="109"/>
        <w:jc w:val="both"/>
        <w:rPr>
          <w:rFonts w:ascii="Times" w:hAnsi="Times"/>
          <w:color w:val="000000" w:themeColor="text1"/>
        </w:rPr>
      </w:pPr>
    </w:p>
    <w:p w14:paraId="5BC89DBC" w14:textId="13D6E489" w:rsidR="00E22DBB" w:rsidRPr="004128D3" w:rsidRDefault="004128D3" w:rsidP="004128D3">
      <w:pPr>
        <w:spacing w:line="360" w:lineRule="auto"/>
        <w:jc w:val="both"/>
        <w:textAlignment w:val="baseline"/>
        <w:rPr>
          <w:rFonts w:ascii="Times" w:hAnsi="Times"/>
          <w:color w:val="000000" w:themeColor="text1"/>
        </w:rPr>
      </w:pPr>
      <w:r w:rsidRPr="004128D3">
        <w:rPr>
          <w:rFonts w:ascii="Times" w:hAnsi="Times"/>
          <w:color w:val="000000" w:themeColor="text1"/>
        </w:rPr>
        <w:t>The trainees for the advanced training course were c</w:t>
      </w:r>
      <w:r w:rsidR="00E22DBB" w:rsidRPr="004128D3">
        <w:rPr>
          <w:rFonts w:ascii="Times" w:hAnsi="Times"/>
          <w:color w:val="000000" w:themeColor="text1"/>
        </w:rPr>
        <w:t xml:space="preserve">entre </w:t>
      </w:r>
      <w:r w:rsidRPr="004128D3">
        <w:rPr>
          <w:rFonts w:ascii="Times" w:hAnsi="Times"/>
          <w:color w:val="000000" w:themeColor="text1"/>
        </w:rPr>
        <w:t>a</w:t>
      </w:r>
      <w:r w:rsidR="00E22DBB" w:rsidRPr="004128D3">
        <w:rPr>
          <w:rFonts w:ascii="Times" w:hAnsi="Times"/>
          <w:color w:val="000000" w:themeColor="text1"/>
        </w:rPr>
        <w:t>dministrators and counsellors</w:t>
      </w:r>
      <w:r w:rsidR="00C90102">
        <w:rPr>
          <w:rFonts w:ascii="Times" w:hAnsi="Times"/>
          <w:color w:val="000000" w:themeColor="text1"/>
        </w:rPr>
        <w:t xml:space="preserve"> (</w:t>
      </w:r>
      <w:r w:rsidR="00C90102" w:rsidRPr="00C24040">
        <w:rPr>
          <w:rFonts w:ascii="Times New Roman" w:hAnsi="Times New Roman" w:cs="Times New Roman"/>
        </w:rPr>
        <w:t>(BA, BSW, MSW)</w:t>
      </w:r>
      <w:r w:rsidRPr="004128D3">
        <w:rPr>
          <w:rFonts w:ascii="Times" w:hAnsi="Times"/>
          <w:color w:val="000000" w:themeColor="text1"/>
        </w:rPr>
        <w:t>. A t</w:t>
      </w:r>
      <w:r w:rsidR="00E22DBB" w:rsidRPr="004128D3">
        <w:rPr>
          <w:rFonts w:ascii="Times" w:hAnsi="Times"/>
          <w:color w:val="000000" w:themeColor="text1"/>
        </w:rPr>
        <w:t xml:space="preserve">otal </w:t>
      </w:r>
      <w:r w:rsidRPr="004128D3">
        <w:rPr>
          <w:rFonts w:ascii="Times" w:hAnsi="Times"/>
          <w:color w:val="000000" w:themeColor="text1"/>
        </w:rPr>
        <w:t>of</w:t>
      </w:r>
      <w:r w:rsidR="00E22DBB" w:rsidRPr="004128D3">
        <w:rPr>
          <w:rFonts w:ascii="Times" w:hAnsi="Times"/>
          <w:color w:val="000000" w:themeColor="text1"/>
        </w:rPr>
        <w:t xml:space="preserve"> 1404 participants</w:t>
      </w:r>
      <w:r w:rsidRPr="004128D3">
        <w:rPr>
          <w:rFonts w:ascii="Times" w:hAnsi="Times"/>
          <w:color w:val="000000" w:themeColor="text1"/>
        </w:rPr>
        <w:t xml:space="preserve"> enrolled for training, and </w:t>
      </w:r>
      <w:r w:rsidR="00E22DBB" w:rsidRPr="004128D3">
        <w:rPr>
          <w:rFonts w:ascii="Times" w:hAnsi="Times"/>
          <w:color w:val="000000" w:themeColor="text1"/>
        </w:rPr>
        <w:t>1109 participants</w:t>
      </w:r>
      <w:r w:rsidRPr="004128D3">
        <w:rPr>
          <w:rFonts w:ascii="Times" w:hAnsi="Times"/>
          <w:color w:val="000000" w:themeColor="text1"/>
        </w:rPr>
        <w:t xml:space="preserve"> attended the training. The response rate was 78.99%</w:t>
      </w:r>
      <w:r>
        <w:rPr>
          <w:rFonts w:ascii="Times" w:hAnsi="Times"/>
          <w:color w:val="000000" w:themeColor="text1"/>
        </w:rPr>
        <w:t>.</w:t>
      </w:r>
    </w:p>
    <w:p w14:paraId="01068307" w14:textId="77777777" w:rsidR="00E22DBB" w:rsidRPr="00780367" w:rsidRDefault="00E22DBB" w:rsidP="00E22DBB">
      <w:pPr>
        <w:pStyle w:val="BodyText"/>
        <w:spacing w:before="1" w:line="360" w:lineRule="auto"/>
        <w:ind w:right="109"/>
        <w:jc w:val="both"/>
        <w:rPr>
          <w:rFonts w:ascii="Times" w:hAnsi="Times"/>
          <w:color w:val="000000" w:themeColor="text1"/>
        </w:rPr>
      </w:pPr>
    </w:p>
    <w:p w14:paraId="1A4D09EA" w14:textId="30DCDA19" w:rsidR="009C2096" w:rsidRPr="00780367" w:rsidRDefault="00E22DBB" w:rsidP="00BB0B9A">
      <w:pPr>
        <w:pStyle w:val="BodyText"/>
        <w:numPr>
          <w:ilvl w:val="0"/>
          <w:numId w:val="31"/>
        </w:numPr>
        <w:spacing w:before="1" w:line="360" w:lineRule="auto"/>
        <w:ind w:right="109"/>
        <w:jc w:val="both"/>
        <w:rPr>
          <w:rFonts w:ascii="Times" w:hAnsi="Times"/>
          <w:color w:val="000000" w:themeColor="text1"/>
        </w:rPr>
      </w:pPr>
      <w:r w:rsidRPr="00780367">
        <w:rPr>
          <w:rFonts w:ascii="Times" w:hAnsi="Times"/>
          <w:color w:val="000000" w:themeColor="text1"/>
        </w:rPr>
        <w:t>MODULES</w:t>
      </w:r>
    </w:p>
    <w:p w14:paraId="48BF1FCE" w14:textId="77777777" w:rsidR="004B13B2" w:rsidRDefault="004B13B2" w:rsidP="00E22DBB">
      <w:pPr>
        <w:pStyle w:val="BodyText"/>
        <w:spacing w:before="1" w:line="360" w:lineRule="auto"/>
        <w:ind w:right="109"/>
        <w:jc w:val="both"/>
        <w:rPr>
          <w:rFonts w:ascii="Times" w:eastAsiaTheme="minorHAnsi" w:hAnsi="Times" w:cs="Latha"/>
          <w:b/>
          <w:color w:val="000000" w:themeColor="text1"/>
          <w:kern w:val="2"/>
          <w:lang w:val="en-IN" w:eastAsia="en-US" w:bidi="gu-IN"/>
          <w14:ligatures w14:val="standardContextual"/>
        </w:rPr>
      </w:pPr>
    </w:p>
    <w:p w14:paraId="5FBFAB61" w14:textId="5DE16B57" w:rsidR="00E22DBB" w:rsidRDefault="00E22DBB" w:rsidP="00E22DBB">
      <w:pPr>
        <w:pStyle w:val="BodyText"/>
        <w:spacing w:before="1" w:line="360" w:lineRule="auto"/>
        <w:ind w:right="109"/>
        <w:jc w:val="both"/>
        <w:rPr>
          <w:rFonts w:ascii="Times" w:hAnsi="Times"/>
          <w:color w:val="000000" w:themeColor="text1"/>
        </w:rPr>
      </w:pPr>
      <w:r w:rsidRPr="00780367">
        <w:rPr>
          <w:rFonts w:ascii="Times" w:hAnsi="Times"/>
          <w:color w:val="000000" w:themeColor="text1"/>
        </w:rPr>
        <w:t xml:space="preserve">The </w:t>
      </w:r>
      <w:r w:rsidR="005944DA">
        <w:rPr>
          <w:rFonts w:ascii="Times" w:hAnsi="Times"/>
          <w:color w:val="000000" w:themeColor="text1"/>
        </w:rPr>
        <w:t>c</w:t>
      </w:r>
      <w:r w:rsidRPr="00780367">
        <w:rPr>
          <w:rFonts w:ascii="Times" w:hAnsi="Times"/>
          <w:color w:val="000000" w:themeColor="text1"/>
        </w:rPr>
        <w:t xml:space="preserve">ertificate </w:t>
      </w:r>
      <w:r w:rsidR="005944DA">
        <w:rPr>
          <w:rFonts w:ascii="Times" w:hAnsi="Times"/>
          <w:color w:val="000000" w:themeColor="text1"/>
        </w:rPr>
        <w:t>c</w:t>
      </w:r>
      <w:r w:rsidRPr="00780367">
        <w:rPr>
          <w:rFonts w:ascii="Times" w:hAnsi="Times"/>
          <w:color w:val="000000" w:themeColor="text1"/>
        </w:rPr>
        <w:t xml:space="preserve">ourse of Project </w:t>
      </w:r>
      <w:proofErr w:type="spellStart"/>
      <w:r w:rsidRPr="00780367">
        <w:rPr>
          <w:rFonts w:ascii="Times" w:hAnsi="Times"/>
          <w:color w:val="000000" w:themeColor="text1"/>
        </w:rPr>
        <w:t>Stree</w:t>
      </w:r>
      <w:proofErr w:type="spellEnd"/>
      <w:r w:rsidRPr="00780367">
        <w:rPr>
          <w:rFonts w:ascii="Times" w:hAnsi="Times"/>
          <w:color w:val="000000" w:themeColor="text1"/>
        </w:rPr>
        <w:t xml:space="preserve"> </w:t>
      </w:r>
      <w:proofErr w:type="spellStart"/>
      <w:r w:rsidRPr="00780367">
        <w:rPr>
          <w:rFonts w:ascii="Times" w:hAnsi="Times"/>
          <w:color w:val="000000" w:themeColor="text1"/>
        </w:rPr>
        <w:t>Manoraksha</w:t>
      </w:r>
      <w:proofErr w:type="spellEnd"/>
      <w:r w:rsidRPr="00780367">
        <w:rPr>
          <w:rFonts w:ascii="Times" w:hAnsi="Times"/>
          <w:color w:val="000000" w:themeColor="text1"/>
        </w:rPr>
        <w:t xml:space="preserve"> was launched on April 06, 2022. </w:t>
      </w:r>
      <w:r w:rsidR="004B13B2">
        <w:rPr>
          <w:rFonts w:ascii="Times" w:hAnsi="Times"/>
          <w:color w:val="000000" w:themeColor="text1"/>
        </w:rPr>
        <w:t xml:space="preserve">The course comprised of </w:t>
      </w:r>
      <w:r w:rsidR="004B13B2" w:rsidRPr="00780367">
        <w:rPr>
          <w:rFonts w:ascii="Times" w:hAnsi="Times"/>
          <w:color w:val="000000" w:themeColor="text1"/>
        </w:rPr>
        <w:t>6 online sessions of 3.5 hours each online mode, a total of 21 hours</w:t>
      </w:r>
      <w:r w:rsidR="004B13B2">
        <w:rPr>
          <w:rFonts w:ascii="Times" w:hAnsi="Times"/>
          <w:color w:val="000000" w:themeColor="text1"/>
        </w:rPr>
        <w:t>, for a total course duration of 6 weeks.</w:t>
      </w:r>
    </w:p>
    <w:p w14:paraId="75BAAA25" w14:textId="52153DF9" w:rsidR="00E22DBB" w:rsidRPr="00780367" w:rsidRDefault="00E22DBB" w:rsidP="00EF093C">
      <w:pPr>
        <w:spacing w:before="240" w:after="240" w:line="360" w:lineRule="auto"/>
        <w:jc w:val="both"/>
        <w:rPr>
          <w:rFonts w:ascii="Times" w:hAnsi="Times"/>
          <w:color w:val="000000" w:themeColor="text1"/>
        </w:rPr>
      </w:pPr>
      <w:r w:rsidRPr="00780367">
        <w:rPr>
          <w:rFonts w:ascii="Times" w:hAnsi="Times"/>
          <w:color w:val="000000" w:themeColor="text1"/>
        </w:rPr>
        <w:t>Teaching approaches included b</w:t>
      </w:r>
      <w:r w:rsidR="00D47424" w:rsidRPr="00780367">
        <w:rPr>
          <w:rFonts w:ascii="Times" w:hAnsi="Times"/>
          <w:color w:val="000000" w:themeColor="text1"/>
        </w:rPr>
        <w:t>rief 15-20 minutes didactic</w:t>
      </w:r>
      <w:r w:rsidRPr="00780367">
        <w:rPr>
          <w:rFonts w:ascii="Times" w:hAnsi="Times"/>
          <w:color w:val="000000" w:themeColor="text1"/>
        </w:rPr>
        <w:t xml:space="preserve">, hypothetical </w:t>
      </w:r>
      <w:r w:rsidR="00D47424" w:rsidRPr="00780367">
        <w:rPr>
          <w:rFonts w:ascii="Times" w:hAnsi="Times"/>
          <w:color w:val="000000" w:themeColor="text1"/>
        </w:rPr>
        <w:t>case vignettes</w:t>
      </w:r>
      <w:r w:rsidRPr="00780367">
        <w:rPr>
          <w:rFonts w:ascii="Times" w:hAnsi="Times"/>
          <w:color w:val="000000" w:themeColor="text1"/>
        </w:rPr>
        <w:t xml:space="preserve"> </w:t>
      </w:r>
      <w:r w:rsidR="00D47424" w:rsidRPr="00780367">
        <w:rPr>
          <w:rFonts w:ascii="Times" w:hAnsi="Times"/>
          <w:color w:val="000000" w:themeColor="text1"/>
        </w:rPr>
        <w:t>pertinent to the subject</w:t>
      </w:r>
      <w:r w:rsidRPr="00780367">
        <w:rPr>
          <w:rFonts w:ascii="Times" w:hAnsi="Times"/>
          <w:color w:val="000000" w:themeColor="text1"/>
        </w:rPr>
        <w:t>, role play, i.e.., videos focusing on the interaction between client and counsellor, and personal testimonies. Breakout room discussions with a maximum of 10 participants were done on zoom so there would be better discussion in small rooms, considering the topic's sensitive nature. audio and video training videos, reflective exercises</w:t>
      </w:r>
    </w:p>
    <w:p w14:paraId="0C25E362" w14:textId="77777777" w:rsidR="00F738C6" w:rsidRDefault="00110175" w:rsidP="00F738C6">
      <w:pPr>
        <w:spacing w:line="360" w:lineRule="auto"/>
        <w:jc w:val="both"/>
        <w:rPr>
          <w:rFonts w:ascii="Times" w:eastAsiaTheme="minorEastAsia" w:hAnsi="Times" w:cs="Times New Roman"/>
          <w:kern w:val="24"/>
        </w:rPr>
      </w:pPr>
      <w:r w:rsidRPr="00780367">
        <w:rPr>
          <w:rFonts w:ascii="Times" w:eastAsiaTheme="minorEastAsia" w:hAnsi="Times" w:cs="Times New Roman"/>
          <w:kern w:val="24"/>
        </w:rPr>
        <w:t>In following the principles of participatory adult learning, the focus was built on learning through participants' experiences, with a systematic sharing of experiences by the trainees helping facilitate awareness of the socio-economic realities and allowing feedback.</w:t>
      </w:r>
    </w:p>
    <w:p w14:paraId="25AA822F" w14:textId="77777777" w:rsidR="00F738C6" w:rsidRDefault="00F738C6" w:rsidP="00F738C6">
      <w:pPr>
        <w:spacing w:line="360" w:lineRule="auto"/>
        <w:jc w:val="both"/>
        <w:rPr>
          <w:rFonts w:ascii="Times" w:eastAsiaTheme="minorEastAsia" w:hAnsi="Times" w:cs="Times New Roman"/>
          <w:kern w:val="24"/>
        </w:rPr>
      </w:pPr>
    </w:p>
    <w:p w14:paraId="2D1A3100" w14:textId="2EA90827" w:rsidR="004B13B2" w:rsidRPr="00F738C6" w:rsidRDefault="004B13B2" w:rsidP="00F738C6">
      <w:pPr>
        <w:spacing w:line="360" w:lineRule="auto"/>
        <w:jc w:val="both"/>
        <w:rPr>
          <w:rFonts w:ascii="Times" w:eastAsiaTheme="minorEastAsia" w:hAnsi="Times" w:cs="Times New Roman"/>
          <w:kern w:val="24"/>
        </w:rPr>
      </w:pPr>
      <w:r>
        <w:rPr>
          <w:rFonts w:ascii="Times" w:hAnsi="Times"/>
          <w:color w:val="000000" w:themeColor="text1"/>
        </w:rPr>
        <w:lastRenderedPageBreak/>
        <w:t>Didactics were developed in</w:t>
      </w:r>
      <w:r w:rsidRPr="00780367">
        <w:rPr>
          <w:rFonts w:ascii="Times" w:hAnsi="Times"/>
          <w:color w:val="000000" w:themeColor="text1"/>
        </w:rPr>
        <w:t xml:space="preserve"> </w:t>
      </w:r>
      <w:r w:rsidRPr="00780367">
        <w:rPr>
          <w:rFonts w:ascii="Times" w:hAnsi="Times" w:cs="Arial"/>
        </w:rPr>
        <w:t>English, Hindi, Kannada, Tamil, Telugu and Malayalam</w:t>
      </w:r>
      <w:r>
        <w:rPr>
          <w:rFonts w:ascii="Times" w:hAnsi="Times" w:cs="Arial"/>
        </w:rPr>
        <w:t xml:space="preserve"> to cater to all regions</w:t>
      </w:r>
      <w:r w:rsidRPr="00780367">
        <w:rPr>
          <w:rFonts w:ascii="Times" w:hAnsi="Times" w:cs="Arial"/>
        </w:rPr>
        <w:t>.</w:t>
      </w:r>
      <w:r>
        <w:rPr>
          <w:rFonts w:ascii="Times" w:hAnsi="Times" w:cs="Arial"/>
        </w:rPr>
        <w:t xml:space="preserve"> </w:t>
      </w:r>
      <w:r w:rsidRPr="00780367">
        <w:rPr>
          <w:rFonts w:ascii="Times" w:hAnsi="Times"/>
          <w:color w:val="000000" w:themeColor="text1"/>
        </w:rPr>
        <w:t xml:space="preserve">Session discussions </w:t>
      </w:r>
      <w:r>
        <w:rPr>
          <w:rFonts w:ascii="Times" w:hAnsi="Times"/>
          <w:color w:val="000000" w:themeColor="text1"/>
        </w:rPr>
        <w:t>were carried out in</w:t>
      </w:r>
      <w:r w:rsidRPr="00780367">
        <w:rPr>
          <w:rFonts w:ascii="Times" w:hAnsi="Times"/>
          <w:color w:val="000000" w:themeColor="text1"/>
        </w:rPr>
        <w:t xml:space="preserve"> </w:t>
      </w:r>
      <w:r w:rsidRPr="00780367">
        <w:rPr>
          <w:rFonts w:ascii="Times" w:hAnsi="Times" w:cs="Arial"/>
        </w:rPr>
        <w:t>English, Hindi, Gujarati, Punjabi, Kannada, Tamil, Telugu and Malayala</w:t>
      </w:r>
      <w:r>
        <w:rPr>
          <w:rFonts w:ascii="Times" w:hAnsi="Times" w:cs="Arial"/>
        </w:rPr>
        <w:t>m.</w:t>
      </w:r>
    </w:p>
    <w:p w14:paraId="7B063AD7" w14:textId="77777777" w:rsidR="00774B7F" w:rsidRPr="00780367" w:rsidRDefault="00774B7F" w:rsidP="004E3F84">
      <w:pPr>
        <w:spacing w:line="360" w:lineRule="auto"/>
        <w:rPr>
          <w:rFonts w:ascii="Times" w:hAnsi="Times" w:cs="Times New Roman"/>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3"/>
        <w:gridCol w:w="5937"/>
      </w:tblGrid>
      <w:tr w:rsidR="00774B7F" w:rsidRPr="00C62B94" w14:paraId="1B0662A7" w14:textId="77777777" w:rsidTr="00D84E71">
        <w:trPr>
          <w:trHeight w:val="457"/>
        </w:trPr>
        <w:tc>
          <w:tcPr>
            <w:tcW w:w="1825" w:type="pct"/>
            <w:vAlign w:val="center"/>
          </w:tcPr>
          <w:p w14:paraId="35E6524D" w14:textId="77777777" w:rsidR="00774B7F" w:rsidRPr="00C62B94" w:rsidRDefault="00774B7F" w:rsidP="00D84E71">
            <w:pPr>
              <w:pStyle w:val="TableParagraph"/>
              <w:spacing w:line="228" w:lineRule="exact"/>
              <w:ind w:left="107"/>
              <w:rPr>
                <w:rFonts w:ascii="Times" w:hAnsi="Times" w:cstheme="minorHAnsi"/>
                <w:b/>
                <w:sz w:val="24"/>
                <w:szCs w:val="24"/>
              </w:rPr>
            </w:pPr>
            <w:r w:rsidRPr="00C62B94">
              <w:rPr>
                <w:rFonts w:ascii="Times" w:hAnsi="Times" w:cstheme="minorHAnsi"/>
                <w:b/>
                <w:sz w:val="24"/>
                <w:szCs w:val="24"/>
              </w:rPr>
              <w:t>Module</w:t>
            </w:r>
          </w:p>
        </w:tc>
        <w:tc>
          <w:tcPr>
            <w:tcW w:w="3175" w:type="pct"/>
            <w:vAlign w:val="center"/>
          </w:tcPr>
          <w:p w14:paraId="5FF0269E" w14:textId="77777777" w:rsidR="00774B7F" w:rsidRPr="00C62B94" w:rsidRDefault="00774B7F" w:rsidP="00D84E71">
            <w:pPr>
              <w:pStyle w:val="TableParagraph"/>
              <w:spacing w:line="228" w:lineRule="exact"/>
              <w:rPr>
                <w:rFonts w:ascii="Times" w:hAnsi="Times" w:cstheme="minorHAnsi"/>
                <w:b/>
                <w:sz w:val="24"/>
                <w:szCs w:val="24"/>
              </w:rPr>
            </w:pPr>
            <w:r w:rsidRPr="00C62B94">
              <w:rPr>
                <w:rFonts w:ascii="Times" w:hAnsi="Times" w:cstheme="minorHAnsi"/>
                <w:b/>
                <w:sz w:val="24"/>
                <w:szCs w:val="24"/>
              </w:rPr>
              <w:t xml:space="preserve">Learning objectives </w:t>
            </w:r>
          </w:p>
        </w:tc>
      </w:tr>
      <w:tr w:rsidR="00774B7F" w:rsidRPr="00C62B94" w14:paraId="3B87A216" w14:textId="77777777" w:rsidTr="00D84E71">
        <w:trPr>
          <w:trHeight w:val="578"/>
        </w:trPr>
        <w:tc>
          <w:tcPr>
            <w:tcW w:w="1825" w:type="pct"/>
            <w:vMerge w:val="restart"/>
            <w:vAlign w:val="center"/>
          </w:tcPr>
          <w:p w14:paraId="5F035FAE" w14:textId="40042824" w:rsidR="00774B7F" w:rsidRPr="00C62B94" w:rsidRDefault="00774B7F" w:rsidP="00D84E71">
            <w:pPr>
              <w:pStyle w:val="TableParagraph"/>
              <w:ind w:left="107" w:right="196"/>
              <w:rPr>
                <w:rFonts w:ascii="Times" w:hAnsi="Times" w:cstheme="minorHAnsi"/>
                <w:sz w:val="24"/>
                <w:szCs w:val="24"/>
              </w:rPr>
            </w:pPr>
            <w:r w:rsidRPr="00C62B94">
              <w:rPr>
                <w:rFonts w:ascii="Times" w:hAnsi="Times" w:cstheme="minorHAnsi"/>
                <w:sz w:val="24"/>
                <w:szCs w:val="24"/>
              </w:rPr>
              <w:t>Module 1</w:t>
            </w:r>
          </w:p>
        </w:tc>
        <w:tc>
          <w:tcPr>
            <w:tcW w:w="3175" w:type="pct"/>
            <w:vAlign w:val="center"/>
          </w:tcPr>
          <w:p w14:paraId="1F7A8D33" w14:textId="34DD84E2" w:rsidR="00774B7F" w:rsidRPr="00C62B94" w:rsidRDefault="00774B7F" w:rsidP="00D84E71">
            <w:pPr>
              <w:pStyle w:val="TableParagraph"/>
              <w:spacing w:line="237" w:lineRule="auto"/>
              <w:rPr>
                <w:rFonts w:ascii="Times" w:hAnsi="Times" w:cstheme="minorHAnsi"/>
                <w:sz w:val="24"/>
                <w:szCs w:val="24"/>
              </w:rPr>
            </w:pPr>
            <w:r w:rsidRPr="00C62B94">
              <w:rPr>
                <w:rFonts w:ascii="Times" w:hAnsi="Times" w:cstheme="minorHAnsi"/>
                <w:sz w:val="24"/>
                <w:szCs w:val="24"/>
              </w:rPr>
              <w:t xml:space="preserve">1.1 </w:t>
            </w:r>
            <w:r w:rsidR="00780367" w:rsidRPr="00C62B94">
              <w:rPr>
                <w:rFonts w:ascii="Times" w:hAnsi="Times"/>
                <w:color w:val="000000" w:themeColor="text1"/>
                <w:sz w:val="24"/>
                <w:szCs w:val="24"/>
              </w:rPr>
              <w:t xml:space="preserve"> Violence against Women: Multigenerational Implications and Lifetime Trauma.</w:t>
            </w:r>
          </w:p>
        </w:tc>
      </w:tr>
      <w:tr w:rsidR="00780367" w:rsidRPr="00C62B94" w14:paraId="68E646D9" w14:textId="77777777" w:rsidTr="00492AD1">
        <w:trPr>
          <w:trHeight w:val="1144"/>
        </w:trPr>
        <w:tc>
          <w:tcPr>
            <w:tcW w:w="1825" w:type="pct"/>
            <w:vMerge/>
            <w:tcBorders>
              <w:top w:val="nil"/>
            </w:tcBorders>
            <w:vAlign w:val="center"/>
          </w:tcPr>
          <w:p w14:paraId="5D62078C" w14:textId="77777777" w:rsidR="00780367" w:rsidRPr="00C62B94" w:rsidRDefault="00780367" w:rsidP="00D84E71">
            <w:pPr>
              <w:rPr>
                <w:rFonts w:ascii="Times" w:hAnsi="Times" w:cstheme="minorHAnsi"/>
              </w:rPr>
            </w:pPr>
          </w:p>
        </w:tc>
        <w:tc>
          <w:tcPr>
            <w:tcW w:w="3175" w:type="pct"/>
            <w:vAlign w:val="center"/>
          </w:tcPr>
          <w:p w14:paraId="14C872BC" w14:textId="3CB3A980" w:rsidR="00780367" w:rsidRPr="00C62B94" w:rsidRDefault="00780367" w:rsidP="00780367">
            <w:pPr>
              <w:pStyle w:val="TableParagraph"/>
              <w:rPr>
                <w:rFonts w:ascii="Times" w:hAnsi="Times" w:cstheme="minorHAnsi"/>
                <w:sz w:val="24"/>
                <w:szCs w:val="24"/>
              </w:rPr>
            </w:pPr>
            <w:r w:rsidRPr="00C62B94">
              <w:rPr>
                <w:rFonts w:ascii="Times" w:hAnsi="Times" w:cstheme="minorHAnsi"/>
                <w:sz w:val="24"/>
                <w:szCs w:val="24"/>
              </w:rPr>
              <w:t xml:space="preserve">1.2 Multigenerational Implications and Lifetime </w:t>
            </w:r>
            <w:proofErr w:type="spellStart"/>
            <w:r w:rsidRPr="00C62B94">
              <w:rPr>
                <w:rFonts w:ascii="Times" w:hAnsi="Times" w:cstheme="minorHAnsi"/>
                <w:sz w:val="24"/>
                <w:szCs w:val="24"/>
              </w:rPr>
              <w:t>Traum</w:t>
            </w:r>
            <w:proofErr w:type="spellEnd"/>
            <w:r w:rsidRPr="00C62B94">
              <w:rPr>
                <w:rFonts w:ascii="Times" w:hAnsi="Times" w:cstheme="minorHAnsi"/>
                <w:sz w:val="24"/>
                <w:szCs w:val="24"/>
              </w:rPr>
              <w:t xml:space="preserve"> </w:t>
            </w:r>
          </w:p>
        </w:tc>
      </w:tr>
      <w:tr w:rsidR="00774B7F" w:rsidRPr="00C62B94" w14:paraId="61F5D68E" w14:textId="77777777" w:rsidTr="00D84E71">
        <w:trPr>
          <w:trHeight w:val="691"/>
        </w:trPr>
        <w:tc>
          <w:tcPr>
            <w:tcW w:w="1825" w:type="pct"/>
            <w:vMerge w:val="restart"/>
            <w:vAlign w:val="center"/>
          </w:tcPr>
          <w:p w14:paraId="154463F5" w14:textId="5E4F3F97" w:rsidR="00774B7F" w:rsidRPr="00C62B94" w:rsidRDefault="00774B7F" w:rsidP="00D84E71">
            <w:pPr>
              <w:pStyle w:val="TableParagraph"/>
              <w:ind w:left="107" w:right="196"/>
              <w:rPr>
                <w:rFonts w:ascii="Times" w:hAnsi="Times" w:cstheme="minorHAnsi"/>
                <w:sz w:val="24"/>
                <w:szCs w:val="24"/>
              </w:rPr>
            </w:pPr>
            <w:r w:rsidRPr="00C62B94">
              <w:rPr>
                <w:rFonts w:ascii="Times" w:hAnsi="Times" w:cstheme="minorHAnsi"/>
                <w:sz w:val="24"/>
                <w:szCs w:val="24"/>
              </w:rPr>
              <w:t>Module 2</w:t>
            </w:r>
          </w:p>
        </w:tc>
        <w:tc>
          <w:tcPr>
            <w:tcW w:w="3175" w:type="pct"/>
            <w:vAlign w:val="center"/>
          </w:tcPr>
          <w:p w14:paraId="7BBB77F4" w14:textId="14BD5472" w:rsidR="00774B7F" w:rsidRPr="00C62B94" w:rsidRDefault="00774B7F" w:rsidP="00D84E71">
            <w:pPr>
              <w:pStyle w:val="TableParagraph"/>
              <w:ind w:right="125"/>
              <w:rPr>
                <w:rFonts w:ascii="Times" w:hAnsi="Times" w:cstheme="minorHAnsi"/>
                <w:sz w:val="24"/>
                <w:szCs w:val="24"/>
              </w:rPr>
            </w:pPr>
            <w:r w:rsidRPr="00C62B94">
              <w:rPr>
                <w:rFonts w:ascii="Times" w:hAnsi="Times" w:cstheme="minorHAnsi"/>
                <w:sz w:val="24"/>
                <w:szCs w:val="24"/>
              </w:rPr>
              <w:t xml:space="preserve">2.1 </w:t>
            </w:r>
            <w:r w:rsidR="00780367" w:rsidRPr="00C62B94">
              <w:rPr>
                <w:rFonts w:ascii="Times" w:hAnsi="Times"/>
                <w:color w:val="000000" w:themeColor="text1"/>
                <w:sz w:val="24"/>
                <w:szCs w:val="24"/>
              </w:rPr>
              <w:t xml:space="preserve"> Psychological Impact of Trauma, Abuse and Violence</w:t>
            </w:r>
          </w:p>
        </w:tc>
      </w:tr>
      <w:tr w:rsidR="00780367" w:rsidRPr="00C62B94" w14:paraId="41E3C3D1" w14:textId="77777777" w:rsidTr="00C51DB9">
        <w:trPr>
          <w:trHeight w:val="1369"/>
        </w:trPr>
        <w:tc>
          <w:tcPr>
            <w:tcW w:w="1825" w:type="pct"/>
            <w:vMerge/>
            <w:tcBorders>
              <w:top w:val="nil"/>
            </w:tcBorders>
            <w:vAlign w:val="center"/>
          </w:tcPr>
          <w:p w14:paraId="2F34FCA6" w14:textId="77777777" w:rsidR="00780367" w:rsidRPr="00C62B94" w:rsidRDefault="00780367" w:rsidP="00D84E71">
            <w:pPr>
              <w:rPr>
                <w:rFonts w:ascii="Times" w:hAnsi="Times" w:cstheme="minorHAnsi"/>
              </w:rPr>
            </w:pPr>
          </w:p>
        </w:tc>
        <w:tc>
          <w:tcPr>
            <w:tcW w:w="3175" w:type="pct"/>
            <w:vAlign w:val="center"/>
          </w:tcPr>
          <w:p w14:paraId="1ECD37D6" w14:textId="0EA67EF4" w:rsidR="00780367" w:rsidRPr="00C62B94" w:rsidRDefault="00780367" w:rsidP="00C51DB9">
            <w:pPr>
              <w:pStyle w:val="TableParagraph"/>
              <w:spacing w:line="225" w:lineRule="exact"/>
              <w:rPr>
                <w:rFonts w:ascii="Times" w:hAnsi="Times" w:cstheme="minorHAnsi"/>
                <w:sz w:val="24"/>
                <w:szCs w:val="24"/>
              </w:rPr>
            </w:pPr>
            <w:r w:rsidRPr="00C62B94">
              <w:rPr>
                <w:rFonts w:ascii="Times" w:hAnsi="Times" w:cstheme="minorHAnsi"/>
                <w:sz w:val="24"/>
                <w:szCs w:val="24"/>
              </w:rPr>
              <w:t xml:space="preserve">2.2 </w:t>
            </w:r>
            <w:r w:rsidRPr="00C62B94">
              <w:rPr>
                <w:rFonts w:ascii="Times" w:hAnsi="Times"/>
                <w:color w:val="000000" w:themeColor="text1"/>
                <w:sz w:val="24"/>
                <w:szCs w:val="24"/>
              </w:rPr>
              <w:t xml:space="preserve"> Assessment of Mental Distress, Disorders and Suicide Risk Assessment</w:t>
            </w:r>
          </w:p>
        </w:tc>
      </w:tr>
      <w:tr w:rsidR="00774B7F" w:rsidRPr="00C62B94" w14:paraId="383A5521" w14:textId="77777777" w:rsidTr="00D84E71">
        <w:trPr>
          <w:trHeight w:val="669"/>
        </w:trPr>
        <w:tc>
          <w:tcPr>
            <w:tcW w:w="1825" w:type="pct"/>
            <w:vMerge w:val="restart"/>
            <w:vAlign w:val="center"/>
          </w:tcPr>
          <w:p w14:paraId="2EC32621" w14:textId="24CE9EB5" w:rsidR="00774B7F" w:rsidRPr="00C62B94" w:rsidRDefault="00774B7F" w:rsidP="00D84E71">
            <w:pPr>
              <w:pStyle w:val="TableParagraph"/>
              <w:ind w:left="107" w:right="151"/>
              <w:rPr>
                <w:rFonts w:ascii="Times" w:hAnsi="Times" w:cstheme="minorHAnsi"/>
                <w:sz w:val="24"/>
                <w:szCs w:val="24"/>
              </w:rPr>
            </w:pPr>
            <w:r w:rsidRPr="00C62B94">
              <w:rPr>
                <w:rFonts w:ascii="Times" w:hAnsi="Times" w:cstheme="minorHAnsi"/>
                <w:sz w:val="24"/>
                <w:szCs w:val="24"/>
              </w:rPr>
              <w:t xml:space="preserve">Module 3 </w:t>
            </w:r>
          </w:p>
        </w:tc>
        <w:tc>
          <w:tcPr>
            <w:tcW w:w="3175" w:type="pct"/>
            <w:vAlign w:val="center"/>
          </w:tcPr>
          <w:p w14:paraId="0F9A945C" w14:textId="5573A965" w:rsidR="00774B7F" w:rsidRPr="00C62B94" w:rsidRDefault="00774B7F" w:rsidP="00D84E71">
            <w:pPr>
              <w:pStyle w:val="TableParagraph"/>
              <w:spacing w:line="223" w:lineRule="exact"/>
              <w:rPr>
                <w:rFonts w:ascii="Times" w:hAnsi="Times" w:cstheme="minorHAnsi"/>
                <w:sz w:val="24"/>
                <w:szCs w:val="24"/>
              </w:rPr>
            </w:pPr>
            <w:r w:rsidRPr="00C62B94">
              <w:rPr>
                <w:rFonts w:ascii="Times" w:hAnsi="Times" w:cstheme="minorHAnsi"/>
                <w:sz w:val="24"/>
                <w:szCs w:val="24"/>
              </w:rPr>
              <w:t xml:space="preserve">3.1 </w:t>
            </w:r>
            <w:r w:rsidR="00780367" w:rsidRPr="00C62B94">
              <w:rPr>
                <w:rFonts w:ascii="Times" w:hAnsi="Times"/>
                <w:color w:val="000000" w:themeColor="text1"/>
                <w:sz w:val="24"/>
                <w:szCs w:val="24"/>
              </w:rPr>
              <w:t xml:space="preserve"> Psychological Interventions for Women Facing Violence</w:t>
            </w:r>
          </w:p>
        </w:tc>
      </w:tr>
      <w:tr w:rsidR="00774B7F" w:rsidRPr="00C62B94" w14:paraId="3212C6D7" w14:textId="77777777" w:rsidTr="00D84E71">
        <w:trPr>
          <w:trHeight w:val="547"/>
        </w:trPr>
        <w:tc>
          <w:tcPr>
            <w:tcW w:w="1825" w:type="pct"/>
            <w:vMerge/>
            <w:tcBorders>
              <w:top w:val="nil"/>
            </w:tcBorders>
            <w:vAlign w:val="center"/>
          </w:tcPr>
          <w:p w14:paraId="30E0A64F" w14:textId="77777777" w:rsidR="00774B7F" w:rsidRPr="00C62B94" w:rsidRDefault="00774B7F" w:rsidP="00D84E71">
            <w:pPr>
              <w:rPr>
                <w:rFonts w:ascii="Times" w:hAnsi="Times" w:cstheme="minorHAnsi"/>
              </w:rPr>
            </w:pPr>
          </w:p>
        </w:tc>
        <w:tc>
          <w:tcPr>
            <w:tcW w:w="3175" w:type="pct"/>
            <w:vAlign w:val="center"/>
          </w:tcPr>
          <w:p w14:paraId="3558FDF1" w14:textId="19D53AE7" w:rsidR="00774B7F" w:rsidRPr="00C62B94" w:rsidRDefault="00774B7F" w:rsidP="00D84E71">
            <w:pPr>
              <w:pStyle w:val="TableParagraph"/>
              <w:spacing w:line="211" w:lineRule="exact"/>
              <w:rPr>
                <w:rFonts w:ascii="Times" w:hAnsi="Times" w:cstheme="minorHAnsi"/>
                <w:sz w:val="24"/>
                <w:szCs w:val="24"/>
              </w:rPr>
            </w:pPr>
            <w:r w:rsidRPr="00C62B94">
              <w:rPr>
                <w:rFonts w:ascii="Times" w:hAnsi="Times" w:cstheme="minorHAnsi"/>
                <w:sz w:val="24"/>
                <w:szCs w:val="24"/>
              </w:rPr>
              <w:t xml:space="preserve">3.2 </w:t>
            </w:r>
            <w:r w:rsidR="00780367" w:rsidRPr="00C62B94">
              <w:rPr>
                <w:rFonts w:ascii="Times" w:hAnsi="Times"/>
                <w:color w:val="000000" w:themeColor="text1"/>
                <w:sz w:val="24"/>
                <w:szCs w:val="24"/>
              </w:rPr>
              <w:t xml:space="preserve"> Tele Counselling</w:t>
            </w:r>
          </w:p>
        </w:tc>
      </w:tr>
      <w:tr w:rsidR="00780367" w:rsidRPr="00C62B94" w14:paraId="4D9EE869" w14:textId="77777777" w:rsidTr="008B5311">
        <w:trPr>
          <w:trHeight w:val="1630"/>
        </w:trPr>
        <w:tc>
          <w:tcPr>
            <w:tcW w:w="1825" w:type="pct"/>
            <w:vAlign w:val="center"/>
          </w:tcPr>
          <w:p w14:paraId="1562FA1A" w14:textId="2BEB1C49" w:rsidR="00780367" w:rsidRPr="00C62B94" w:rsidRDefault="00780367" w:rsidP="00D84E71">
            <w:pPr>
              <w:pStyle w:val="TableParagraph"/>
              <w:ind w:left="107"/>
              <w:rPr>
                <w:rFonts w:ascii="Times" w:hAnsi="Times" w:cstheme="minorHAnsi"/>
                <w:sz w:val="24"/>
                <w:szCs w:val="24"/>
              </w:rPr>
            </w:pPr>
            <w:r w:rsidRPr="00C62B94">
              <w:rPr>
                <w:rFonts w:ascii="Times" w:hAnsi="Times" w:cstheme="minorHAnsi"/>
                <w:sz w:val="24"/>
                <w:szCs w:val="24"/>
              </w:rPr>
              <w:t>Module 4</w:t>
            </w:r>
          </w:p>
        </w:tc>
        <w:tc>
          <w:tcPr>
            <w:tcW w:w="3175" w:type="pct"/>
            <w:vAlign w:val="center"/>
          </w:tcPr>
          <w:p w14:paraId="112182AD" w14:textId="3C589F26" w:rsidR="00780367" w:rsidRPr="00C62B94" w:rsidRDefault="00780367" w:rsidP="00780367">
            <w:pPr>
              <w:pStyle w:val="TableParagraph"/>
              <w:spacing w:line="237" w:lineRule="auto"/>
              <w:rPr>
                <w:rFonts w:ascii="Times" w:hAnsi="Times" w:cstheme="minorHAnsi"/>
                <w:sz w:val="24"/>
                <w:szCs w:val="24"/>
              </w:rPr>
            </w:pPr>
            <w:r w:rsidRPr="00C62B94">
              <w:rPr>
                <w:rFonts w:ascii="Times" w:hAnsi="Times" w:cstheme="minorHAnsi"/>
                <w:sz w:val="24"/>
                <w:szCs w:val="24"/>
              </w:rPr>
              <w:t xml:space="preserve">4.1 </w:t>
            </w:r>
            <w:r w:rsidRPr="00C62B94">
              <w:rPr>
                <w:rFonts w:ascii="Times" w:hAnsi="Times"/>
                <w:color w:val="000000" w:themeColor="text1"/>
                <w:sz w:val="24"/>
                <w:szCs w:val="24"/>
              </w:rPr>
              <w:t xml:space="preserve"> Sexual Violence</w:t>
            </w:r>
            <w:r w:rsidRPr="00C62B94">
              <w:rPr>
                <w:rFonts w:ascii="Times" w:hAnsi="Times" w:cstheme="minorHAnsi"/>
                <w:sz w:val="24"/>
                <w:szCs w:val="24"/>
              </w:rPr>
              <w:t xml:space="preserve">: </w:t>
            </w:r>
            <w:r w:rsidRPr="00C62B94">
              <w:rPr>
                <w:rFonts w:ascii="Times" w:hAnsi="Times"/>
                <w:color w:val="000000" w:themeColor="text1"/>
                <w:sz w:val="24"/>
                <w:szCs w:val="24"/>
              </w:rPr>
              <w:t xml:space="preserve"> Guiding Principles and Challenges in Managing Trauma.</w:t>
            </w:r>
          </w:p>
        </w:tc>
      </w:tr>
      <w:tr w:rsidR="00780367" w:rsidRPr="00C62B94" w14:paraId="0E176C6C" w14:textId="77777777" w:rsidTr="00F8518C">
        <w:trPr>
          <w:trHeight w:val="1609"/>
        </w:trPr>
        <w:tc>
          <w:tcPr>
            <w:tcW w:w="1825" w:type="pct"/>
            <w:vAlign w:val="center"/>
          </w:tcPr>
          <w:p w14:paraId="515AC7C1" w14:textId="4C974C83" w:rsidR="00780367" w:rsidRPr="00C62B94" w:rsidRDefault="00780367" w:rsidP="00D84E71">
            <w:pPr>
              <w:pStyle w:val="TableParagraph"/>
              <w:ind w:left="107" w:right="263"/>
              <w:rPr>
                <w:rFonts w:ascii="Times" w:hAnsi="Times" w:cstheme="minorHAnsi"/>
                <w:sz w:val="24"/>
                <w:szCs w:val="24"/>
              </w:rPr>
            </w:pPr>
            <w:r w:rsidRPr="00C62B94">
              <w:rPr>
                <w:rFonts w:ascii="Times" w:hAnsi="Times" w:cstheme="minorHAnsi"/>
                <w:sz w:val="24"/>
                <w:szCs w:val="24"/>
              </w:rPr>
              <w:t>Module 5</w:t>
            </w:r>
          </w:p>
        </w:tc>
        <w:tc>
          <w:tcPr>
            <w:tcW w:w="3175" w:type="pct"/>
            <w:vAlign w:val="center"/>
          </w:tcPr>
          <w:p w14:paraId="22AE26E9" w14:textId="48242995" w:rsidR="00780367" w:rsidRPr="00C62B94" w:rsidRDefault="00780367" w:rsidP="00F8518C">
            <w:pPr>
              <w:pStyle w:val="TableParagraph"/>
              <w:spacing w:line="223" w:lineRule="exact"/>
              <w:rPr>
                <w:rFonts w:ascii="Times" w:hAnsi="Times" w:cstheme="minorHAnsi"/>
                <w:sz w:val="24"/>
                <w:szCs w:val="24"/>
              </w:rPr>
            </w:pPr>
            <w:r w:rsidRPr="00C62B94">
              <w:rPr>
                <w:rFonts w:ascii="Times" w:hAnsi="Times" w:cstheme="minorHAnsi"/>
                <w:sz w:val="24"/>
                <w:szCs w:val="24"/>
              </w:rPr>
              <w:t xml:space="preserve">5.1 </w:t>
            </w:r>
            <w:r w:rsidRPr="00C62B94">
              <w:rPr>
                <w:rFonts w:ascii="Times" w:hAnsi="Times"/>
                <w:color w:val="000000" w:themeColor="text1"/>
                <w:sz w:val="24"/>
                <w:szCs w:val="24"/>
              </w:rPr>
              <w:t xml:space="preserve"> Violence in family context: Ways to intervene.</w:t>
            </w:r>
          </w:p>
        </w:tc>
      </w:tr>
      <w:tr w:rsidR="00780367" w:rsidRPr="00C62B94" w14:paraId="58ECBD06" w14:textId="77777777" w:rsidTr="00F8518C">
        <w:trPr>
          <w:trHeight w:val="1609"/>
        </w:trPr>
        <w:tc>
          <w:tcPr>
            <w:tcW w:w="1825" w:type="pct"/>
            <w:vMerge w:val="restart"/>
            <w:vAlign w:val="center"/>
          </w:tcPr>
          <w:p w14:paraId="153AE065" w14:textId="3F0CF89D" w:rsidR="00780367" w:rsidRPr="00C62B94" w:rsidRDefault="00780367" w:rsidP="00780367">
            <w:pPr>
              <w:pStyle w:val="TableParagraph"/>
              <w:ind w:left="107" w:right="263"/>
              <w:rPr>
                <w:rFonts w:ascii="Times" w:hAnsi="Times" w:cstheme="minorHAnsi"/>
                <w:sz w:val="24"/>
                <w:szCs w:val="24"/>
              </w:rPr>
            </w:pPr>
            <w:r w:rsidRPr="00C62B94">
              <w:rPr>
                <w:rFonts w:ascii="Times" w:hAnsi="Times" w:cstheme="minorHAnsi"/>
                <w:sz w:val="24"/>
                <w:szCs w:val="24"/>
              </w:rPr>
              <w:t>Module 6</w:t>
            </w:r>
          </w:p>
        </w:tc>
        <w:tc>
          <w:tcPr>
            <w:tcW w:w="3175" w:type="pct"/>
            <w:vAlign w:val="center"/>
          </w:tcPr>
          <w:p w14:paraId="0EBF38A5" w14:textId="10475884" w:rsidR="00780367" w:rsidRPr="00C62B94" w:rsidRDefault="00780367" w:rsidP="00780367">
            <w:pPr>
              <w:pStyle w:val="TableParagraph"/>
              <w:spacing w:line="223" w:lineRule="exact"/>
              <w:rPr>
                <w:rFonts w:ascii="Times" w:hAnsi="Times" w:cstheme="minorHAnsi"/>
                <w:sz w:val="24"/>
                <w:szCs w:val="24"/>
              </w:rPr>
            </w:pPr>
            <w:r w:rsidRPr="00C62B94">
              <w:rPr>
                <w:rFonts w:ascii="Times" w:hAnsi="Times" w:cstheme="minorHAnsi"/>
                <w:sz w:val="24"/>
                <w:szCs w:val="24"/>
              </w:rPr>
              <w:t xml:space="preserve">3.1 </w:t>
            </w:r>
            <w:r w:rsidRPr="00C62B94">
              <w:rPr>
                <w:rFonts w:ascii="Times" w:hAnsi="Times"/>
                <w:color w:val="000000" w:themeColor="text1"/>
                <w:sz w:val="24"/>
                <w:szCs w:val="24"/>
              </w:rPr>
              <w:t xml:space="preserve">  Ethical and Professional principles in counselling</w:t>
            </w:r>
          </w:p>
        </w:tc>
      </w:tr>
      <w:tr w:rsidR="00780367" w:rsidRPr="00C62B94" w14:paraId="42239C1A" w14:textId="77777777" w:rsidTr="00F8518C">
        <w:trPr>
          <w:trHeight w:val="1609"/>
        </w:trPr>
        <w:tc>
          <w:tcPr>
            <w:tcW w:w="1825" w:type="pct"/>
            <w:vMerge/>
            <w:vAlign w:val="center"/>
          </w:tcPr>
          <w:p w14:paraId="6F2122ED" w14:textId="77777777" w:rsidR="00780367" w:rsidRPr="00C62B94" w:rsidRDefault="00780367" w:rsidP="00780367">
            <w:pPr>
              <w:pStyle w:val="TableParagraph"/>
              <w:ind w:left="107" w:right="263"/>
              <w:rPr>
                <w:rFonts w:ascii="Times" w:hAnsi="Times" w:cstheme="minorHAnsi"/>
                <w:sz w:val="24"/>
                <w:szCs w:val="24"/>
              </w:rPr>
            </w:pPr>
          </w:p>
        </w:tc>
        <w:tc>
          <w:tcPr>
            <w:tcW w:w="3175" w:type="pct"/>
            <w:vAlign w:val="center"/>
          </w:tcPr>
          <w:p w14:paraId="6545CF03" w14:textId="3459249B" w:rsidR="00780367" w:rsidRPr="00C62B94" w:rsidRDefault="00780367" w:rsidP="00780367">
            <w:pPr>
              <w:pStyle w:val="TableParagraph"/>
              <w:spacing w:line="223" w:lineRule="exact"/>
              <w:rPr>
                <w:rFonts w:ascii="Times" w:hAnsi="Times" w:cstheme="minorHAnsi"/>
                <w:sz w:val="24"/>
                <w:szCs w:val="24"/>
              </w:rPr>
            </w:pPr>
            <w:r w:rsidRPr="00C62B94">
              <w:rPr>
                <w:rFonts w:ascii="Times" w:hAnsi="Times" w:cstheme="minorHAnsi"/>
                <w:sz w:val="24"/>
                <w:szCs w:val="24"/>
              </w:rPr>
              <w:t xml:space="preserve">3.2 </w:t>
            </w:r>
            <w:r w:rsidRPr="00C62B94">
              <w:rPr>
                <w:rFonts w:ascii="Times" w:hAnsi="Times"/>
                <w:color w:val="000000" w:themeColor="text1"/>
                <w:sz w:val="24"/>
                <w:szCs w:val="24"/>
              </w:rPr>
              <w:t xml:space="preserve"> Self-care for OSC staff</w:t>
            </w:r>
          </w:p>
        </w:tc>
      </w:tr>
    </w:tbl>
    <w:p w14:paraId="59F56310" w14:textId="77777777" w:rsidR="00774B7F" w:rsidRPr="00780367" w:rsidRDefault="00774B7F" w:rsidP="004E3F84">
      <w:pPr>
        <w:spacing w:line="360" w:lineRule="auto"/>
        <w:rPr>
          <w:rFonts w:ascii="Times" w:hAnsi="Times" w:cs="Times New Roman"/>
        </w:rPr>
      </w:pPr>
    </w:p>
    <w:p w14:paraId="609321B2" w14:textId="4858E1BC" w:rsidR="00A7476D" w:rsidRDefault="00BF5D79" w:rsidP="004E3F84">
      <w:pPr>
        <w:spacing w:line="360" w:lineRule="auto"/>
        <w:rPr>
          <w:rFonts w:ascii="Times New Roman" w:eastAsiaTheme="minorEastAsia" w:hAnsi="Times New Roman" w:cs="Times New Roman"/>
          <w:kern w:val="24"/>
        </w:rPr>
      </w:pPr>
      <w:r w:rsidRPr="00C24040">
        <w:rPr>
          <w:rFonts w:ascii="Times New Roman" w:eastAsiaTheme="minorEastAsia" w:hAnsi="Times New Roman" w:cs="Times New Roman"/>
          <w:kern w:val="24"/>
        </w:rPr>
        <w:t xml:space="preserve">Project </w:t>
      </w:r>
      <w:proofErr w:type="spellStart"/>
      <w:r w:rsidRPr="00C24040">
        <w:rPr>
          <w:rFonts w:ascii="Times New Roman" w:eastAsiaTheme="minorEastAsia" w:hAnsi="Times New Roman" w:cs="Times New Roman"/>
          <w:kern w:val="24"/>
        </w:rPr>
        <w:t>Stree</w:t>
      </w:r>
      <w:proofErr w:type="spellEnd"/>
      <w:r w:rsidRPr="00C24040">
        <w:rPr>
          <w:rFonts w:ascii="Times New Roman" w:eastAsiaTheme="minorEastAsia" w:hAnsi="Times New Roman" w:cs="Times New Roman"/>
          <w:kern w:val="24"/>
        </w:rPr>
        <w:t xml:space="preserve"> </w:t>
      </w:r>
      <w:proofErr w:type="spellStart"/>
      <w:r w:rsidRPr="00C24040">
        <w:rPr>
          <w:rFonts w:ascii="Times New Roman" w:eastAsiaTheme="minorEastAsia" w:hAnsi="Times New Roman" w:cs="Times New Roman"/>
          <w:kern w:val="24"/>
        </w:rPr>
        <w:t>Manoraksha</w:t>
      </w:r>
      <w:proofErr w:type="spellEnd"/>
      <w:r w:rsidRPr="00C24040">
        <w:rPr>
          <w:rFonts w:ascii="Times New Roman" w:eastAsiaTheme="minorEastAsia" w:hAnsi="Times New Roman" w:cs="Times New Roman"/>
          <w:kern w:val="24"/>
        </w:rPr>
        <w:t xml:space="preserve"> launched the official website (</w:t>
      </w:r>
      <w:r w:rsidRPr="00C24040">
        <w:rPr>
          <w:rFonts w:ascii="Times New Roman" w:eastAsiaTheme="minorEastAsia" w:hAnsi="Times New Roman" w:cs="Times New Roman"/>
          <w:b/>
          <w:bCs/>
          <w:kern w:val="24"/>
        </w:rPr>
        <w:t>https://nimhansstreemanoraksha.in</w:t>
      </w:r>
      <w:r w:rsidRPr="00C24040">
        <w:rPr>
          <w:rFonts w:ascii="Times New Roman" w:eastAsiaTheme="minorEastAsia" w:hAnsi="Times New Roman" w:cs="Times New Roman"/>
          <w:kern w:val="24"/>
        </w:rPr>
        <w:t>) on November 25, 2021. The website has information on the training course, and provides resources including internally developed reading material, video and audio resources comprising of didactics and self-learning videos, and external links to resources. Newsletters are published frequently for continued learning.</w:t>
      </w:r>
    </w:p>
    <w:p w14:paraId="51A1D443" w14:textId="77777777" w:rsidR="00BF5D79" w:rsidRPr="00780367" w:rsidRDefault="00BF5D79" w:rsidP="004E3F84">
      <w:pPr>
        <w:spacing w:line="360" w:lineRule="auto"/>
        <w:rPr>
          <w:rFonts w:ascii="Times" w:hAnsi="Times" w:cs="Times New Roman"/>
        </w:rPr>
      </w:pPr>
    </w:p>
    <w:p w14:paraId="69B76CB8" w14:textId="586F37A6" w:rsidR="00A7476D" w:rsidRPr="00780367" w:rsidRDefault="00A7476D" w:rsidP="004E3F84">
      <w:pPr>
        <w:spacing w:line="360" w:lineRule="auto"/>
        <w:rPr>
          <w:rFonts w:ascii="Times" w:hAnsi="Times" w:cs="Times New Roman"/>
        </w:rPr>
      </w:pPr>
      <w:r w:rsidRPr="00780367">
        <w:rPr>
          <w:rFonts w:ascii="Times" w:hAnsi="Times" w:cs="Times New Roman"/>
        </w:rPr>
        <w:t>PROGRAM EVALUATION</w:t>
      </w:r>
    </w:p>
    <w:p w14:paraId="2912B6C7" w14:textId="77777777" w:rsidR="00A7476D" w:rsidRPr="00780367" w:rsidRDefault="00A7476D" w:rsidP="004E3F84">
      <w:pPr>
        <w:spacing w:line="360" w:lineRule="auto"/>
        <w:rPr>
          <w:rFonts w:ascii="Times" w:hAnsi="Times" w:cs="Times New Roman"/>
        </w:rPr>
      </w:pPr>
    </w:p>
    <w:p w14:paraId="28DBAF84" w14:textId="4BCD3766" w:rsidR="00A7476D" w:rsidRPr="00C90102" w:rsidRDefault="00A7476D" w:rsidP="00C90102">
      <w:pPr>
        <w:pStyle w:val="ListParagraph"/>
        <w:numPr>
          <w:ilvl w:val="0"/>
          <w:numId w:val="33"/>
        </w:numPr>
        <w:spacing w:line="360" w:lineRule="auto"/>
        <w:rPr>
          <w:rFonts w:ascii="Times" w:hAnsi="Times" w:cs="Times New Roman"/>
        </w:rPr>
      </w:pPr>
      <w:r w:rsidRPr="00C90102">
        <w:rPr>
          <w:rFonts w:ascii="Times" w:hAnsi="Times" w:cs="Times New Roman"/>
        </w:rPr>
        <w:t>SAMPLE</w:t>
      </w:r>
    </w:p>
    <w:p w14:paraId="3B25AA37" w14:textId="77777777" w:rsidR="00C90102" w:rsidRDefault="00C90102" w:rsidP="00C90102">
      <w:pPr>
        <w:spacing w:line="360" w:lineRule="auto"/>
        <w:rPr>
          <w:rFonts w:ascii="Times New Roman" w:hAnsi="Times New Roman" w:cs="Times New Roman"/>
        </w:rPr>
      </w:pPr>
    </w:p>
    <w:p w14:paraId="7CC3262B" w14:textId="1AB8B5DD" w:rsidR="00746969" w:rsidRPr="00C90102" w:rsidRDefault="00746969" w:rsidP="00C90102">
      <w:pPr>
        <w:spacing w:line="360" w:lineRule="auto"/>
        <w:rPr>
          <w:rFonts w:ascii="Times New Roman" w:hAnsi="Times New Roman" w:cs="Times New Roman"/>
        </w:rPr>
      </w:pPr>
      <w:r w:rsidRPr="00C90102">
        <w:rPr>
          <w:rFonts w:ascii="Times New Roman" w:hAnsi="Times New Roman" w:cs="Times New Roman"/>
        </w:rPr>
        <w:t>The survey instrument was administered at two points of time: one week before starting training (i.e. pre-training), and after completion of the training for all the counsellors who were enrolled for the advanced certificate course. Each counsellor enrolled in the study was sent a link to a survey monkey questionnaire comprising of questions (on domains detailed below) to be answered.</w:t>
      </w:r>
    </w:p>
    <w:p w14:paraId="4A9C932F" w14:textId="77777777" w:rsidR="00746969" w:rsidRPr="00780367" w:rsidRDefault="00746969" w:rsidP="00746969">
      <w:pPr>
        <w:pStyle w:val="ListParagraph"/>
        <w:spacing w:line="360" w:lineRule="auto"/>
        <w:ind w:left="1440"/>
        <w:rPr>
          <w:rFonts w:ascii="Times" w:hAnsi="Times" w:cs="Times New Roman"/>
        </w:rPr>
      </w:pPr>
    </w:p>
    <w:p w14:paraId="043DDEB7" w14:textId="6A03764C" w:rsidR="00A7476D" w:rsidRDefault="00A7476D" w:rsidP="00C90102">
      <w:pPr>
        <w:pStyle w:val="ListParagraph"/>
        <w:numPr>
          <w:ilvl w:val="0"/>
          <w:numId w:val="33"/>
        </w:numPr>
        <w:spacing w:line="360" w:lineRule="auto"/>
        <w:rPr>
          <w:rFonts w:ascii="Times" w:hAnsi="Times" w:cs="Times New Roman"/>
        </w:rPr>
      </w:pPr>
      <w:r w:rsidRPr="00C90102">
        <w:rPr>
          <w:rFonts w:ascii="Times" w:hAnsi="Times" w:cs="Times New Roman"/>
        </w:rPr>
        <w:t>INSTRUMENT USED</w:t>
      </w:r>
    </w:p>
    <w:p w14:paraId="79A06EC4" w14:textId="77777777" w:rsidR="00CB7E5A" w:rsidRDefault="00CB7E5A" w:rsidP="00CB7E5A">
      <w:pPr>
        <w:pStyle w:val="ListParagraph"/>
        <w:spacing w:line="360" w:lineRule="auto"/>
        <w:rPr>
          <w:rFonts w:ascii="Times" w:hAnsi="Times" w:cs="Times New Roman"/>
        </w:rPr>
      </w:pPr>
    </w:p>
    <w:p w14:paraId="2395F063" w14:textId="77777777" w:rsidR="00CB7E5A" w:rsidRPr="00CB7E5A" w:rsidRDefault="00CB7E5A" w:rsidP="00CB7E5A">
      <w:pPr>
        <w:spacing w:line="360" w:lineRule="auto"/>
        <w:jc w:val="both"/>
        <w:rPr>
          <w:rFonts w:ascii="Times New Roman" w:hAnsi="Times New Roman" w:cs="Times New Roman"/>
          <w:b/>
          <w:bCs/>
        </w:rPr>
      </w:pPr>
      <w:r w:rsidRPr="00CB7E5A">
        <w:rPr>
          <w:rFonts w:ascii="Times New Roman" w:hAnsi="Times New Roman" w:cs="Times New Roman"/>
        </w:rPr>
        <w:t>A self-administered semi-structured questionnaire consisting of 55 items and 11 sections was prepared with relevant items adopted from the Physician Readiness to Manage Intimate Partner Violence Survey (PREMIS) scale</w:t>
      </w:r>
      <w:r w:rsidRPr="00CB7E5A">
        <w:rPr>
          <w:rFonts w:ascii="Times New Roman" w:hAnsi="Times New Roman" w:cs="Times New Roman"/>
        </w:rPr>
        <w:fldChar w:fldCharType="begin"/>
      </w:r>
      <w:r w:rsidRPr="00CB7E5A">
        <w:rPr>
          <w:rFonts w:ascii="Times New Roman" w:hAnsi="Times New Roman" w:cs="Times New Roman"/>
        </w:rPr>
        <w:instrText xml:space="preserve"> ADDIN ZOTERO_ITEM CSL_CITATION {"citationID":"Pg7Qgvow","properties":{"formattedCitation":"[30]","plainCitation":"[30]","noteIndex":0},"citationItems":[{"id":311,"uris":["http://zotero.org/users/7303659/items/CH7Z5GEP"],"uri":["http://zotero.org/users/7303659/items/CH7Z5GEP"],"itemData":{"id":311,"type":"article-journal","abstract":"Background\nIntimate partner (domestic) violence, IPV, is a common problem in medical practice that is associated with adverse health outcomes. There are widespread calls to improve IPV education for physicians, but there are few valid, reliable, easily available, and comprehensive measures of physician IPV knowledge, attitudes, and practices that can be used to assess training effectiveness.\n\nMethods\nIn 2002, expert consensus and prior surveys were used to develop a new survey-based IPV self-assessment tool that included more information on current IPV knowledge and practices than previous tools. The draft tool was evaluated using standard psychometric techniques in a group of 166 physicians in 2002, revised, and then retested in a second group of 67 physicians on three occasions in 2003 and 2004. Analyses were conducted in 2005.\n\nResults\nThe draft IPV survey tool demonstrated good internal consistency reliability, with Cronbach’s alpha for 10 final scales =0.65. The developed scales were closely correlated with theoretical constructs and predictive of self-reported behaviors. On repeat testing, a revised version of the tool was found to have good stability of psychometric properties in a different physician population (a =0.65 and internal correlations as predicted), good correlation with measured office IPV practices, and stable results in this population over 12 months.\n\nConclusion\nThe final version of this instrument, named the PREMIS (Physician Readiness to Manage Intimate Partner Violence Survey) tool, is a 15 minute survey that is a comprehensive and reliable measure of physician preparedness to manage IPV patients. This tool is publicly available and can be used to measure the effectiveness of IPV educational programs.","container-title":"American journal of preventive medicine","DOI":"10.1016/j.amepre.2005.10.009","ISSN":"0749-3797","issue":"2","journalAbbreviation":"Am J Prev Med","note":"PMID: 16459217\nPMCID: PMC1451776","page":"173-180","source":"PubMed Central","title":"PREMIS: A Comprehensive and Reliable Tool for Measuring Physician Readiness to Manage IPV","title-short":"PREMIS","volume":"30","author":[{"family":"Short","given":"Lynn M."},{"family":"Alpert","given":"Elaine"},{"family":"Harris","given":"John M."},{"family":"Surprenant","given":"Zita J."}],"issued":{"date-parts":[["2006",2]]}}}],"schema":"https://github.com/citation-style-language/schema/raw/master/csl-citation.json"} </w:instrText>
      </w:r>
      <w:r w:rsidRPr="00CB7E5A">
        <w:rPr>
          <w:rFonts w:ascii="Times New Roman" w:hAnsi="Times New Roman" w:cs="Times New Roman"/>
        </w:rPr>
        <w:fldChar w:fldCharType="separate"/>
      </w:r>
      <w:r w:rsidRPr="00CB7E5A">
        <w:rPr>
          <w:rFonts w:ascii="Times New Roman" w:hAnsi="Times New Roman" w:cs="Times New Roman"/>
        </w:rPr>
        <w:t>[30]</w:t>
      </w:r>
      <w:r w:rsidRPr="00CB7E5A">
        <w:rPr>
          <w:rFonts w:ascii="Times New Roman" w:hAnsi="Times New Roman" w:cs="Times New Roman"/>
        </w:rPr>
        <w:fldChar w:fldCharType="end"/>
      </w:r>
      <w:r w:rsidRPr="00CB7E5A">
        <w:rPr>
          <w:rFonts w:ascii="Times New Roman" w:hAnsi="Times New Roman" w:cs="Times New Roman"/>
        </w:rPr>
        <w:t xml:space="preserve">, </w:t>
      </w:r>
      <w:r w:rsidRPr="00CB7E5A">
        <w:rPr>
          <w:rFonts w:ascii="Times New Roman" w:eastAsia="Times New Roman" w:hAnsi="Times New Roman" w:cs="Times New Roman"/>
          <w:lang w:eastAsia="en-GB"/>
        </w:rPr>
        <w:t>while adapting it to our population's unique legal and cultural milieu as per a needs assessment (Table below).</w:t>
      </w:r>
      <w:r w:rsidRPr="00CB7E5A">
        <w:rPr>
          <w:rFonts w:ascii="Times New Roman" w:hAnsi="Times New Roman" w:cs="Times New Roman"/>
        </w:rPr>
        <w:t xml:space="preserve"> The questionnaire had the following sections:</w:t>
      </w:r>
      <w:r w:rsidRPr="00CB7E5A">
        <w:rPr>
          <w:rFonts w:ascii="Times New Roman" w:hAnsi="Times New Roman" w:cs="Times New Roman"/>
        </w:rPr>
        <w:br/>
      </w:r>
    </w:p>
    <w:p w14:paraId="4A33D709" w14:textId="77777777" w:rsidR="00CB7E5A" w:rsidRPr="00C24040" w:rsidRDefault="00CB7E5A" w:rsidP="00CB7E5A">
      <w:pPr>
        <w:pStyle w:val="ListParagraph"/>
        <w:numPr>
          <w:ilvl w:val="0"/>
          <w:numId w:val="34"/>
        </w:numPr>
        <w:spacing w:line="360" w:lineRule="auto"/>
        <w:jc w:val="both"/>
        <w:rPr>
          <w:rFonts w:ascii="Times New Roman" w:hAnsi="Times New Roman" w:cs="Times New Roman"/>
        </w:rPr>
      </w:pPr>
      <w:r w:rsidRPr="00C24040">
        <w:rPr>
          <w:rFonts w:ascii="Times New Roman" w:hAnsi="Times New Roman" w:cs="Times New Roman"/>
        </w:rPr>
        <w:t xml:space="preserve">Demographic background (age, gender, qualifications), </w:t>
      </w:r>
    </w:p>
    <w:p w14:paraId="41CD62A4" w14:textId="77777777" w:rsidR="00CB7E5A" w:rsidRPr="00C24040" w:rsidRDefault="00CB7E5A" w:rsidP="00CB7E5A">
      <w:pPr>
        <w:pStyle w:val="ListParagraph"/>
        <w:numPr>
          <w:ilvl w:val="0"/>
          <w:numId w:val="34"/>
        </w:numPr>
        <w:spacing w:line="360" w:lineRule="auto"/>
        <w:jc w:val="both"/>
        <w:rPr>
          <w:rFonts w:ascii="Times New Roman" w:hAnsi="Times New Roman" w:cs="Times New Roman"/>
        </w:rPr>
      </w:pPr>
      <w:r w:rsidRPr="00C24040">
        <w:rPr>
          <w:rFonts w:ascii="Times New Roman" w:hAnsi="Times New Roman" w:cs="Times New Roman"/>
        </w:rPr>
        <w:lastRenderedPageBreak/>
        <w:t xml:space="preserve">Details about prior training in gender-based violence (GBV) and their previous experience at the OSC, </w:t>
      </w:r>
    </w:p>
    <w:p w14:paraId="7F4DF668" w14:textId="77777777" w:rsidR="00CB7E5A" w:rsidRPr="00C24040" w:rsidRDefault="00CB7E5A" w:rsidP="00CB7E5A">
      <w:pPr>
        <w:pStyle w:val="ListParagraph"/>
        <w:numPr>
          <w:ilvl w:val="0"/>
          <w:numId w:val="34"/>
        </w:numPr>
        <w:spacing w:line="360" w:lineRule="auto"/>
        <w:jc w:val="both"/>
        <w:rPr>
          <w:rFonts w:ascii="Times New Roman" w:hAnsi="Times New Roman" w:cs="Times New Roman"/>
        </w:rPr>
      </w:pPr>
      <w:r w:rsidRPr="00C24040">
        <w:rPr>
          <w:rFonts w:ascii="Times New Roman" w:hAnsi="Times New Roman" w:cs="Times New Roman"/>
        </w:rPr>
        <w:t>Barriers faced in assessing GBV</w:t>
      </w:r>
      <w:ins w:id="13" w:author="Dr.Prabha S Chandra" w:date="2024-12-24T12:03:00Z">
        <w:r>
          <w:rPr>
            <w:rFonts w:ascii="Times New Roman" w:hAnsi="Times New Roman" w:cs="Times New Roman"/>
          </w:rPr>
          <w:t xml:space="preserve"> </w:t>
        </w:r>
      </w:ins>
      <w:del w:id="14" w:author="Dr.Prabha S Chandra" w:date="2024-12-24T12:03:00Z">
        <w:r w:rsidRPr="00C24040" w:rsidDel="00D72C1E">
          <w:rPr>
            <w:rFonts w:ascii="Times New Roman" w:hAnsi="Times New Roman" w:cs="Times New Roman"/>
          </w:rPr>
          <w:delText xml:space="preserve">, </w:delText>
        </w:r>
      </w:del>
    </w:p>
    <w:p w14:paraId="6CF2E2E6" w14:textId="77777777" w:rsidR="00CB7E5A" w:rsidRPr="00C24040" w:rsidRDefault="00CB7E5A" w:rsidP="00CB7E5A">
      <w:pPr>
        <w:pStyle w:val="ListParagraph"/>
        <w:numPr>
          <w:ilvl w:val="0"/>
          <w:numId w:val="34"/>
        </w:numPr>
        <w:spacing w:line="360" w:lineRule="auto"/>
        <w:jc w:val="both"/>
        <w:rPr>
          <w:rFonts w:ascii="Times New Roman" w:hAnsi="Times New Roman" w:cs="Times New Roman"/>
        </w:rPr>
      </w:pPr>
      <w:r w:rsidRPr="00C24040">
        <w:rPr>
          <w:rFonts w:ascii="Times New Roman" w:hAnsi="Times New Roman" w:cs="Times New Roman"/>
        </w:rPr>
        <w:t>Current knowledge and awareness of clinical mental health issues among women facing violence</w:t>
      </w:r>
      <w:del w:id="15" w:author="Dr.Prabha S Chandra" w:date="2024-12-24T12:03:00Z">
        <w:r w:rsidRPr="00C24040" w:rsidDel="00D72C1E">
          <w:rPr>
            <w:rFonts w:ascii="Times New Roman" w:hAnsi="Times New Roman" w:cs="Times New Roman"/>
          </w:rPr>
          <w:delText xml:space="preserve">, </w:delText>
        </w:r>
      </w:del>
    </w:p>
    <w:p w14:paraId="7D07BA9B" w14:textId="3EFC8C13" w:rsidR="00CB7E5A" w:rsidRPr="00CE1418" w:rsidRDefault="00CB7E5A" w:rsidP="00CE1418">
      <w:pPr>
        <w:pStyle w:val="ListParagraph"/>
        <w:numPr>
          <w:ilvl w:val="0"/>
          <w:numId w:val="34"/>
        </w:numPr>
        <w:spacing w:line="360" w:lineRule="auto"/>
        <w:jc w:val="both"/>
        <w:rPr>
          <w:rFonts w:ascii="Times New Roman" w:hAnsi="Times New Roman" w:cs="Times New Roman"/>
        </w:rPr>
      </w:pPr>
      <w:r w:rsidRPr="00C24040">
        <w:rPr>
          <w:rFonts w:ascii="Times New Roman" w:hAnsi="Times New Roman" w:cs="Times New Roman"/>
        </w:rPr>
        <w:t>Personal</w:t>
      </w:r>
      <w:r w:rsidR="00CE1418">
        <w:rPr>
          <w:rFonts w:ascii="Times New Roman" w:hAnsi="Times New Roman" w:cs="Times New Roman"/>
        </w:rPr>
        <w:t xml:space="preserve"> a</w:t>
      </w:r>
      <w:r w:rsidRPr="00CE1418">
        <w:rPr>
          <w:rFonts w:ascii="Times New Roman" w:hAnsi="Times New Roman" w:cs="Times New Roman"/>
        </w:rPr>
        <w:t xml:space="preserve">ttitudes towards GBV, and their </w:t>
      </w:r>
    </w:p>
    <w:p w14:paraId="2C8EBB0E" w14:textId="77777777" w:rsidR="00CB7E5A" w:rsidRPr="00C24040" w:rsidRDefault="00CB7E5A" w:rsidP="00CB7E5A">
      <w:pPr>
        <w:pStyle w:val="ListParagraph"/>
        <w:numPr>
          <w:ilvl w:val="0"/>
          <w:numId w:val="34"/>
        </w:numPr>
        <w:spacing w:line="360" w:lineRule="auto"/>
        <w:jc w:val="both"/>
        <w:rPr>
          <w:rFonts w:ascii="Times New Roman" w:hAnsi="Times New Roman" w:cs="Times New Roman"/>
        </w:rPr>
      </w:pPr>
      <w:r w:rsidRPr="00C24040">
        <w:rPr>
          <w:rFonts w:ascii="Times New Roman" w:hAnsi="Times New Roman" w:cs="Times New Roman"/>
        </w:rPr>
        <w:t>Levels of confidence or preparedness in assessing</w:t>
      </w:r>
      <w:ins w:id="16" w:author="Dr.Prabha S Chandra" w:date="2024-12-24T12:03:00Z">
        <w:r>
          <w:rPr>
            <w:rFonts w:ascii="Times New Roman" w:hAnsi="Times New Roman" w:cs="Times New Roman"/>
          </w:rPr>
          <w:t xml:space="preserve"> and managing </w:t>
        </w:r>
      </w:ins>
      <w:r w:rsidRPr="00C24040">
        <w:rPr>
          <w:rFonts w:ascii="Times New Roman" w:hAnsi="Times New Roman" w:cs="Times New Roman"/>
        </w:rPr>
        <w:t xml:space="preserve"> mental health issues.</w:t>
      </w:r>
    </w:p>
    <w:p w14:paraId="197B059F" w14:textId="77777777" w:rsidR="00CB7E5A" w:rsidRDefault="00CB7E5A" w:rsidP="00CB7E5A">
      <w:pPr>
        <w:spacing w:line="360" w:lineRule="auto"/>
        <w:rPr>
          <w:rFonts w:ascii="Times" w:hAnsi="Times" w:cs="Times New Roman"/>
        </w:rPr>
      </w:pPr>
    </w:p>
    <w:p w14:paraId="01A80102" w14:textId="19B7EBE1" w:rsidR="00CB7E5A" w:rsidRDefault="00CB7E5A" w:rsidP="00CB7E5A">
      <w:pPr>
        <w:spacing w:line="360" w:lineRule="auto"/>
        <w:rPr>
          <w:rFonts w:ascii="Times" w:hAnsi="Times" w:cs="Times New Roman"/>
        </w:rPr>
      </w:pPr>
      <w:r>
        <w:rPr>
          <w:rFonts w:ascii="Times" w:hAnsi="Times" w:cs="Times New Roman"/>
        </w:rPr>
        <w:t>(APPENDIX: QUESTIONNAIRE TO BE ADDED)</w:t>
      </w:r>
    </w:p>
    <w:p w14:paraId="2F9D5BED" w14:textId="77777777" w:rsidR="00CB7E5A" w:rsidRDefault="00CB7E5A" w:rsidP="00CB7E5A">
      <w:pPr>
        <w:spacing w:line="360" w:lineRule="auto"/>
        <w:rPr>
          <w:rFonts w:ascii="Times" w:hAnsi="Times" w:cs="Times New Roman"/>
        </w:rPr>
      </w:pPr>
    </w:p>
    <w:p w14:paraId="1CF5C8BE" w14:textId="7DDAC0DA" w:rsidR="00CB7E5A" w:rsidRDefault="00CB7E5A" w:rsidP="00CB7E5A">
      <w:pPr>
        <w:spacing w:line="360" w:lineRule="auto"/>
        <w:rPr>
          <w:rFonts w:ascii="Times" w:hAnsi="Times" w:cs="Times New Roman"/>
        </w:rPr>
      </w:pPr>
      <w:r>
        <w:rPr>
          <w:rFonts w:ascii="Times" w:hAnsi="Times" w:cs="Times New Roman"/>
        </w:rPr>
        <w:t>Four domains were chiefly assessed:</w:t>
      </w:r>
      <w:r>
        <w:rPr>
          <w:rFonts w:ascii="Times" w:hAnsi="Times" w:cs="Times New Roman"/>
        </w:rPr>
        <w:br/>
      </w:r>
    </w:p>
    <w:p w14:paraId="1B9FF361" w14:textId="77777777" w:rsidR="00CB7E5A" w:rsidRDefault="00CB7E5A" w:rsidP="00CB7E5A">
      <w:pPr>
        <w:pStyle w:val="ListParagraph"/>
        <w:numPr>
          <w:ilvl w:val="0"/>
          <w:numId w:val="35"/>
        </w:numPr>
        <w:spacing w:line="360" w:lineRule="auto"/>
        <w:jc w:val="both"/>
        <w:rPr>
          <w:rFonts w:ascii="Times New Roman" w:hAnsi="Times New Roman" w:cs="Times New Roman"/>
        </w:rPr>
      </w:pPr>
      <w:r w:rsidRPr="00CB7E5A">
        <w:rPr>
          <w:rFonts w:ascii="Times New Roman" w:hAnsi="Times New Roman" w:cs="Times New Roman"/>
        </w:rPr>
        <w:t xml:space="preserve">Barriers - 11 items assessing themes faced in the participants' previous work at the OSC, such as lack of time, lack of training, lack of privacy, lack of awareness of resources, and fears of offending or of facing legal issues. Survey participants were also invited to add barriers they had faced separately, if any. Themes were adapted from previous studies assessing barriers faced by mental health providers in an Indian context (Mathur P et al, Training needs of psychiatry residents in handling Intimate Partner Violence in clinical situations-A survey. Asian J </w:t>
      </w:r>
      <w:proofErr w:type="spellStart"/>
      <w:r w:rsidRPr="00CB7E5A">
        <w:rPr>
          <w:rFonts w:ascii="Times New Roman" w:hAnsi="Times New Roman" w:cs="Times New Roman"/>
        </w:rPr>
        <w:t>Psychiatr</w:t>
      </w:r>
      <w:proofErr w:type="spellEnd"/>
      <w:r w:rsidRPr="00CB7E5A">
        <w:rPr>
          <w:rFonts w:ascii="Times New Roman" w:hAnsi="Times New Roman" w:cs="Times New Roman"/>
        </w:rPr>
        <w:t>)</w:t>
      </w:r>
    </w:p>
    <w:p w14:paraId="5BB4D4A6" w14:textId="77777777" w:rsidR="00CB7E5A" w:rsidRDefault="00CB7E5A" w:rsidP="00CB7E5A">
      <w:pPr>
        <w:pStyle w:val="ListParagraph"/>
        <w:spacing w:line="360" w:lineRule="auto"/>
        <w:jc w:val="both"/>
        <w:rPr>
          <w:rFonts w:ascii="Times New Roman" w:hAnsi="Times New Roman" w:cs="Times New Roman"/>
        </w:rPr>
      </w:pPr>
    </w:p>
    <w:p w14:paraId="02B85585" w14:textId="77777777" w:rsidR="00CB7E5A" w:rsidRDefault="00CB7E5A" w:rsidP="00CB7E5A">
      <w:pPr>
        <w:pStyle w:val="ListParagraph"/>
        <w:numPr>
          <w:ilvl w:val="0"/>
          <w:numId w:val="35"/>
        </w:numPr>
        <w:spacing w:line="360" w:lineRule="auto"/>
        <w:jc w:val="both"/>
        <w:rPr>
          <w:rFonts w:ascii="Times New Roman" w:hAnsi="Times New Roman" w:cs="Times New Roman"/>
        </w:rPr>
      </w:pPr>
      <w:r w:rsidRPr="00CB7E5A">
        <w:rPr>
          <w:rFonts w:ascii="Times New Roman" w:hAnsi="Times New Roman" w:cs="Times New Roman"/>
        </w:rPr>
        <w:t>Preparedness/Level of confidence - 15 items assessing the participants' level of confidence in a range of situations while addressing women facing GBV were assessed using a Likert scale from 'Not at all Confident' to 'Very Confident'.</w:t>
      </w:r>
      <w:r>
        <w:rPr>
          <w:rFonts w:ascii="Times New Roman" w:hAnsi="Times New Roman" w:cs="Times New Roman"/>
        </w:rPr>
        <w:t xml:space="preserve"> </w:t>
      </w:r>
      <w:r w:rsidRPr="00CB7E5A">
        <w:rPr>
          <w:rFonts w:ascii="Times New Roman" w:hAnsi="Times New Roman" w:cs="Times New Roman"/>
        </w:rPr>
        <w:t xml:space="preserve">Themes included identification and assessment of violence in general populations (asking women directly about emotional, physical, or sexual violence; providing psychological first aid; making a safety plan;), identification and assessment in special populations ( handling cases of child sexual abuse; pregnant and elderly women facing GBV;), and dealing with specific instances of mental health issues such as suicidal ideation and severe mental illnesses. </w:t>
      </w:r>
    </w:p>
    <w:p w14:paraId="74B5918D" w14:textId="77777777" w:rsidR="00CB7E5A" w:rsidRPr="00CB7E5A" w:rsidRDefault="00CB7E5A" w:rsidP="00CB7E5A">
      <w:pPr>
        <w:pStyle w:val="ListParagraph"/>
        <w:rPr>
          <w:rFonts w:ascii="Times" w:hAnsi="Times" w:cs="Times New Roman"/>
        </w:rPr>
      </w:pPr>
    </w:p>
    <w:p w14:paraId="4D7DC3F3" w14:textId="0217C542" w:rsidR="00CB7E5A" w:rsidRPr="00CB7E5A" w:rsidRDefault="00CB7E5A" w:rsidP="00CB7E5A">
      <w:pPr>
        <w:pStyle w:val="ListParagraph"/>
        <w:numPr>
          <w:ilvl w:val="0"/>
          <w:numId w:val="35"/>
        </w:numPr>
        <w:spacing w:line="360" w:lineRule="auto"/>
        <w:jc w:val="both"/>
        <w:rPr>
          <w:rFonts w:ascii="Times New Roman" w:hAnsi="Times New Roman" w:cs="Times New Roman"/>
        </w:rPr>
      </w:pPr>
      <w:r w:rsidRPr="00CB7E5A">
        <w:rPr>
          <w:rFonts w:ascii="Times" w:hAnsi="Times" w:cs="Times New Roman"/>
        </w:rPr>
        <w:lastRenderedPageBreak/>
        <w:t xml:space="preserve">Knowledge - </w:t>
      </w:r>
      <w:r w:rsidRPr="00CB7E5A">
        <w:rPr>
          <w:rFonts w:ascii="Times New Roman" w:hAnsi="Times New Roman" w:cs="Times New Roman"/>
        </w:rPr>
        <w:t xml:space="preserve">Participants' self-assessment of their knowledge was assessed using three items – 1) </w:t>
      </w:r>
      <w:r w:rsidRPr="00CB7E5A">
        <w:rPr>
          <w:rStyle w:val="user-generated"/>
          <w:rFonts w:ascii="Times New Roman" w:hAnsi="Times New Roman" w:cs="Times New Roman"/>
          <w:bdr w:val="none" w:sz="0" w:space="0" w:color="auto" w:frame="1"/>
        </w:rPr>
        <w:t>How would you rate your knowledge of gender-based violence and intimate partner violence in general?</w:t>
      </w:r>
      <w:r>
        <w:rPr>
          <w:rStyle w:val="user-generated"/>
          <w:rFonts w:ascii="Times New Roman" w:hAnsi="Times New Roman" w:cs="Times New Roman"/>
          <w:bdr w:val="none" w:sz="0" w:space="0" w:color="auto" w:frame="1"/>
        </w:rPr>
        <w:t xml:space="preserve"> </w:t>
      </w:r>
      <w:r w:rsidRPr="00CB7E5A">
        <w:rPr>
          <w:rFonts w:ascii="Times New Roman" w:hAnsi="Times New Roman" w:cs="Times New Roman"/>
        </w:rPr>
        <w:t xml:space="preserve">2) </w:t>
      </w:r>
      <w:r w:rsidRPr="00CB7E5A">
        <w:rPr>
          <w:rStyle w:val="user-generated"/>
          <w:rFonts w:ascii="Times New Roman" w:hAnsi="Times New Roman" w:cs="Times New Roman"/>
          <w:bdr w:val="none" w:sz="0" w:space="0" w:color="auto" w:frame="1"/>
        </w:rPr>
        <w:t xml:space="preserve">Do you have adequate knowledge in referring women facing GBV to local resources </w:t>
      </w:r>
      <w:del w:id="17" w:author="Ellie Vaiphei" w:date="2024-12-21T15:40:00Z">
        <w:r w:rsidRPr="00CB7E5A" w:rsidDel="005A08B8">
          <w:rPr>
            <w:rStyle w:val="user-generated"/>
            <w:rFonts w:ascii="Times New Roman" w:hAnsi="Times New Roman" w:cs="Times New Roman"/>
            <w:color w:val="FF0000"/>
            <w:bdr w:val="none" w:sz="0" w:space="0" w:color="auto" w:frame="1"/>
          </w:rPr>
          <w:delText>f</w:delText>
        </w:r>
      </w:del>
      <w:r w:rsidRPr="00CB7E5A">
        <w:rPr>
          <w:rStyle w:val="user-generated"/>
          <w:rFonts w:ascii="Times New Roman" w:hAnsi="Times New Roman" w:cs="Times New Roman"/>
          <w:color w:val="FF0000"/>
          <w:bdr w:val="none" w:sz="0" w:space="0" w:color="auto" w:frame="1"/>
        </w:rPr>
        <w:t>in</w:t>
      </w:r>
      <w:r w:rsidRPr="00CB7E5A">
        <w:rPr>
          <w:rStyle w:val="user-generated"/>
          <w:rFonts w:ascii="Times New Roman" w:hAnsi="Times New Roman" w:cs="Times New Roman"/>
          <w:bdr w:val="none" w:sz="0" w:space="0" w:color="auto" w:frame="1"/>
        </w:rPr>
        <w:t xml:space="preserve"> the community?</w:t>
      </w:r>
      <w:r>
        <w:rPr>
          <w:rStyle w:val="user-generated"/>
          <w:rFonts w:ascii="Times New Roman" w:hAnsi="Times New Roman" w:cs="Times New Roman"/>
          <w:bdr w:val="none" w:sz="0" w:space="0" w:color="auto" w:frame="1"/>
        </w:rPr>
        <w:t xml:space="preserve"> </w:t>
      </w:r>
      <w:r w:rsidRPr="00CB7E5A">
        <w:rPr>
          <w:rFonts w:ascii="Times New Roman" w:hAnsi="Times New Roman" w:cs="Times New Roman"/>
        </w:rPr>
        <w:t>3)</w:t>
      </w:r>
      <w:r w:rsidRPr="00CB7E5A">
        <w:rPr>
          <w:rStyle w:val="CommentReference"/>
          <w:rFonts w:ascii="Times New Roman" w:hAnsi="Times New Roman" w:cs="Times New Roman"/>
          <w:sz w:val="24"/>
          <w:szCs w:val="24"/>
          <w:bdr w:val="none" w:sz="0" w:space="0" w:color="auto" w:frame="1"/>
        </w:rPr>
        <w:t xml:space="preserve"> </w:t>
      </w:r>
      <w:r w:rsidRPr="00CB7E5A">
        <w:rPr>
          <w:rStyle w:val="user-generated"/>
          <w:rFonts w:ascii="Times New Roman" w:hAnsi="Times New Roman" w:cs="Times New Roman"/>
          <w:bdr w:val="none" w:sz="0" w:space="0" w:color="auto" w:frame="1"/>
        </w:rPr>
        <w:t>Do you think that you need more training on gender-based and intimate partner violence?</w:t>
      </w:r>
    </w:p>
    <w:p w14:paraId="6CD32681" w14:textId="77777777" w:rsidR="00CB7E5A" w:rsidRPr="00C24040" w:rsidRDefault="00CB7E5A" w:rsidP="00CB7E5A">
      <w:pPr>
        <w:pStyle w:val="ListParagraph"/>
        <w:spacing w:line="360" w:lineRule="auto"/>
        <w:ind w:left="0"/>
        <w:jc w:val="both"/>
        <w:rPr>
          <w:rFonts w:ascii="Times New Roman" w:hAnsi="Times New Roman" w:cs="Times New Roman"/>
        </w:rPr>
      </w:pPr>
    </w:p>
    <w:p w14:paraId="4C193652" w14:textId="7B790BE9" w:rsidR="00CB7E5A" w:rsidRDefault="00CB7E5A" w:rsidP="00CB7E5A">
      <w:pPr>
        <w:pStyle w:val="ListParagraph"/>
        <w:spacing w:line="360" w:lineRule="auto"/>
        <w:rPr>
          <w:rFonts w:ascii="Times New Roman" w:hAnsi="Times New Roman" w:cs="Times New Roman"/>
        </w:rPr>
      </w:pPr>
      <w:r w:rsidRPr="00C24040">
        <w:rPr>
          <w:rFonts w:ascii="Times New Roman" w:hAnsi="Times New Roman" w:cs="Times New Roman"/>
        </w:rPr>
        <w:t>Knowledge of GBV was assessed over a series of sections including a) Multiple Choice Based questions, b) True-or-False questions, and c) Questions based on potential case scenarios.</w:t>
      </w:r>
    </w:p>
    <w:p w14:paraId="7A0E2DD8" w14:textId="77777777" w:rsidR="00CB7E5A" w:rsidRDefault="00CB7E5A" w:rsidP="00CB7E5A">
      <w:pPr>
        <w:pStyle w:val="ListParagraph"/>
        <w:spacing w:line="360" w:lineRule="auto"/>
        <w:rPr>
          <w:rFonts w:ascii="Times New Roman" w:hAnsi="Times New Roman" w:cs="Times New Roman"/>
        </w:rPr>
      </w:pPr>
    </w:p>
    <w:p w14:paraId="45692480" w14:textId="0F890068" w:rsidR="00CB7E5A" w:rsidRPr="00CB7E5A" w:rsidRDefault="00CB7E5A" w:rsidP="00CB7E5A">
      <w:pPr>
        <w:pStyle w:val="ListParagraph"/>
        <w:numPr>
          <w:ilvl w:val="0"/>
          <w:numId w:val="35"/>
        </w:numPr>
        <w:spacing w:line="360" w:lineRule="auto"/>
        <w:rPr>
          <w:rFonts w:ascii="Times" w:hAnsi="Times" w:cs="Times New Roman"/>
        </w:rPr>
      </w:pPr>
      <w:r>
        <w:rPr>
          <w:rFonts w:ascii="Times" w:hAnsi="Times" w:cs="Times New Roman"/>
        </w:rPr>
        <w:t xml:space="preserve">Favourable and unfavourable </w:t>
      </w:r>
      <w:r w:rsidR="000C53B8">
        <w:rPr>
          <w:rFonts w:ascii="Times" w:hAnsi="Times" w:cs="Times New Roman"/>
        </w:rPr>
        <w:t>A</w:t>
      </w:r>
      <w:r>
        <w:rPr>
          <w:rFonts w:ascii="Times" w:hAnsi="Times" w:cs="Times New Roman"/>
        </w:rPr>
        <w:t xml:space="preserve">ttitudes - </w:t>
      </w:r>
      <w:r w:rsidRPr="00C24040">
        <w:rPr>
          <w:rFonts w:ascii="Times New Roman" w:hAnsi="Times New Roman" w:cs="Times New Roman"/>
        </w:rPr>
        <w:t>Participants were asked to rate 7 statements on a 5-point Likert scale ranging from "Strongly Agree" to "Strongly Disagree" for statements that showed a favourable attitude towards GBV such as "It is important to screen for violence every time the woman visits the OSC", and negatively scored for unfavourable attitudes such as "</w:t>
      </w:r>
      <w:r w:rsidRPr="00C24040">
        <w:rPr>
          <w:rFonts w:ascii="Times New Roman" w:hAnsi="Times New Roman" w:cs="Times New Roman"/>
          <w:shd w:val="clear" w:color="auto" w:fill="FFFFFF"/>
        </w:rPr>
        <w:t>Intimate partner violence cannot be prevented".</w:t>
      </w:r>
    </w:p>
    <w:p w14:paraId="4B3A7BE2" w14:textId="77777777" w:rsidR="00CB7E5A" w:rsidRDefault="00CB7E5A" w:rsidP="00CB7E5A">
      <w:pPr>
        <w:pStyle w:val="ListParagraph"/>
        <w:spacing w:line="360" w:lineRule="auto"/>
        <w:rPr>
          <w:rFonts w:ascii="Times" w:hAnsi="Times" w:cs="Times New Roman"/>
        </w:rPr>
      </w:pPr>
    </w:p>
    <w:p w14:paraId="56316382" w14:textId="4ECA4F91" w:rsidR="00C044B1" w:rsidRPr="00C24040" w:rsidRDefault="00C044B1" w:rsidP="00C044B1">
      <w:pPr>
        <w:pStyle w:val="ListParagraph"/>
        <w:spacing w:line="360" w:lineRule="auto"/>
        <w:ind w:left="786"/>
        <w:jc w:val="both"/>
        <w:rPr>
          <w:rFonts w:ascii="Times New Roman" w:hAnsi="Times New Roman" w:cs="Times New Roman"/>
        </w:rPr>
      </w:pPr>
      <w:r>
        <w:rPr>
          <w:rFonts w:ascii="Times" w:hAnsi="Times" w:cs="Times New Roman"/>
        </w:rPr>
        <w:t xml:space="preserve">Validation - </w:t>
      </w:r>
      <w:r>
        <w:rPr>
          <w:rFonts w:ascii="Times New Roman" w:hAnsi="Times New Roman" w:cs="Times New Roman"/>
        </w:rPr>
        <w:t>T</w:t>
      </w:r>
      <w:r w:rsidRPr="00C24040">
        <w:rPr>
          <w:rFonts w:ascii="Times New Roman" w:hAnsi="Times New Roman" w:cs="Times New Roman"/>
        </w:rPr>
        <w:t xml:space="preserve">o </w:t>
      </w:r>
      <w:commentRangeStart w:id="18"/>
      <w:r w:rsidRPr="00C24040">
        <w:rPr>
          <w:rFonts w:ascii="Times New Roman" w:hAnsi="Times New Roman" w:cs="Times New Roman"/>
        </w:rPr>
        <w:t xml:space="preserve">assess test-retest reliability as well as content validity by sending the questionnaire to identified experts. Cronbach's alpha was calculated for each construct and inter-test reliability was found to be acceptable for all </w:t>
      </w:r>
      <w:r w:rsidR="000C53B8">
        <w:rPr>
          <w:rFonts w:ascii="Times New Roman" w:hAnsi="Times New Roman" w:cs="Times New Roman"/>
        </w:rPr>
        <w:t>domains</w:t>
      </w:r>
      <w:r w:rsidRPr="00C24040">
        <w:rPr>
          <w:rFonts w:ascii="Times New Roman" w:hAnsi="Times New Roman" w:cs="Times New Roman"/>
        </w:rPr>
        <w:t xml:space="preserve"> except </w:t>
      </w:r>
      <w:r w:rsidR="000C53B8">
        <w:rPr>
          <w:rFonts w:ascii="Times New Roman" w:hAnsi="Times New Roman" w:cs="Times New Roman"/>
        </w:rPr>
        <w:t xml:space="preserve">Attitudes </w:t>
      </w:r>
      <w:r w:rsidRPr="00C24040">
        <w:rPr>
          <w:rFonts w:ascii="Times New Roman" w:hAnsi="Times New Roman" w:cs="Times New Roman"/>
        </w:rPr>
        <w:t xml:space="preserve">(Barriers = 0.926, Preparedness = 0.613, </w:t>
      </w:r>
      <w:r w:rsidR="000C53B8">
        <w:rPr>
          <w:rFonts w:ascii="Times New Roman" w:hAnsi="Times New Roman" w:cs="Times New Roman"/>
        </w:rPr>
        <w:t>K</w:t>
      </w:r>
      <w:r w:rsidRPr="00C24040">
        <w:rPr>
          <w:rFonts w:ascii="Times New Roman" w:hAnsi="Times New Roman" w:cs="Times New Roman"/>
        </w:rPr>
        <w:t xml:space="preserve">nowledge = 0.665, Attitudes = 0.447). </w:t>
      </w:r>
      <w:commentRangeEnd w:id="18"/>
      <w:r>
        <w:rPr>
          <w:rStyle w:val="CommentReference"/>
        </w:rPr>
        <w:commentReference w:id="18"/>
      </w:r>
    </w:p>
    <w:p w14:paraId="3864310A" w14:textId="3FC354FB" w:rsidR="00C044B1" w:rsidRPr="00CB7E5A" w:rsidRDefault="00C044B1" w:rsidP="00CB7E5A">
      <w:pPr>
        <w:pStyle w:val="ListParagraph"/>
        <w:spacing w:line="360" w:lineRule="auto"/>
        <w:rPr>
          <w:rFonts w:ascii="Times" w:hAnsi="Times" w:cs="Times New Roman"/>
        </w:rPr>
      </w:pPr>
    </w:p>
    <w:p w14:paraId="7D77F238" w14:textId="77777777" w:rsidR="00C90102" w:rsidRDefault="00A7476D" w:rsidP="00C90102">
      <w:pPr>
        <w:pStyle w:val="ListParagraph"/>
        <w:numPr>
          <w:ilvl w:val="0"/>
          <w:numId w:val="33"/>
        </w:numPr>
        <w:spacing w:line="360" w:lineRule="auto"/>
        <w:rPr>
          <w:rFonts w:ascii="Times" w:hAnsi="Times" w:cs="Times New Roman"/>
        </w:rPr>
      </w:pPr>
      <w:r w:rsidRPr="00C90102">
        <w:rPr>
          <w:rFonts w:ascii="Times" w:hAnsi="Times" w:cs="Times New Roman"/>
        </w:rPr>
        <w:t>ETHICAL CONSIDERATIONS</w:t>
      </w:r>
    </w:p>
    <w:p w14:paraId="1083C8E2" w14:textId="77777777" w:rsidR="003C1C4B" w:rsidRDefault="003C1C4B" w:rsidP="003C1C4B">
      <w:pPr>
        <w:pStyle w:val="ListParagraph"/>
        <w:spacing w:line="360" w:lineRule="auto"/>
        <w:rPr>
          <w:rFonts w:ascii="Times" w:hAnsi="Times" w:cs="Times New Roman"/>
        </w:rPr>
      </w:pPr>
    </w:p>
    <w:p w14:paraId="639CC991" w14:textId="0E2E5104" w:rsidR="00CB7E5A" w:rsidRDefault="00CB7E5A" w:rsidP="00CB7E5A">
      <w:pPr>
        <w:spacing w:line="360" w:lineRule="auto"/>
        <w:rPr>
          <w:rFonts w:ascii="Times New Roman" w:hAnsi="Times New Roman" w:cs="Times New Roman"/>
        </w:rPr>
      </w:pPr>
      <w:r w:rsidRPr="00C24040">
        <w:rPr>
          <w:rFonts w:ascii="Times New Roman" w:hAnsi="Times New Roman" w:cs="Times New Roman"/>
        </w:rPr>
        <w:t xml:space="preserve">The project was reviewed and approved by the </w:t>
      </w:r>
      <w:ins w:id="19" w:author="Dr.Prabha S Chandra" w:date="2024-12-24T12:03:00Z">
        <w:r>
          <w:rPr>
            <w:rFonts w:ascii="Times New Roman" w:hAnsi="Times New Roman" w:cs="Times New Roman"/>
          </w:rPr>
          <w:t xml:space="preserve">NIMHANS </w:t>
        </w:r>
      </w:ins>
      <w:r w:rsidRPr="00C24040">
        <w:rPr>
          <w:rFonts w:ascii="Times New Roman" w:hAnsi="Times New Roman" w:cs="Times New Roman"/>
        </w:rPr>
        <w:t>Institutional Ethics Committee.</w:t>
      </w:r>
    </w:p>
    <w:p w14:paraId="2E8F826F" w14:textId="77777777" w:rsidR="00CB7E5A" w:rsidRPr="00CB7E5A" w:rsidRDefault="00CB7E5A" w:rsidP="00CB7E5A">
      <w:pPr>
        <w:spacing w:line="360" w:lineRule="auto"/>
        <w:rPr>
          <w:rFonts w:ascii="Times" w:hAnsi="Times" w:cs="Times New Roman"/>
        </w:rPr>
      </w:pPr>
    </w:p>
    <w:p w14:paraId="0DCA5D89" w14:textId="71B66B6F" w:rsidR="00A7476D" w:rsidRDefault="00A7476D" w:rsidP="00CB7E5A">
      <w:pPr>
        <w:pStyle w:val="ListParagraph"/>
        <w:numPr>
          <w:ilvl w:val="0"/>
          <w:numId w:val="33"/>
        </w:numPr>
        <w:spacing w:line="360" w:lineRule="auto"/>
        <w:rPr>
          <w:rFonts w:ascii="Times" w:hAnsi="Times" w:cs="Times New Roman"/>
        </w:rPr>
      </w:pPr>
      <w:r w:rsidRPr="00C90102">
        <w:rPr>
          <w:rFonts w:ascii="Times" w:hAnsi="Times" w:cs="Times New Roman"/>
        </w:rPr>
        <w:t>ANALYSIS</w:t>
      </w:r>
    </w:p>
    <w:p w14:paraId="0D210631" w14:textId="77777777" w:rsidR="00CB7E5A" w:rsidRDefault="00CB7E5A" w:rsidP="00CB7E5A">
      <w:pPr>
        <w:pStyle w:val="ListParagraph"/>
        <w:spacing w:line="360" w:lineRule="auto"/>
        <w:rPr>
          <w:rFonts w:ascii="Times" w:hAnsi="Times" w:cs="Times New Roman"/>
        </w:rPr>
      </w:pPr>
    </w:p>
    <w:p w14:paraId="25F320BD" w14:textId="6FDEE05A" w:rsidR="00CB7E5A" w:rsidRDefault="00C044B1" w:rsidP="00CB7E5A">
      <w:pPr>
        <w:spacing w:line="360" w:lineRule="auto"/>
        <w:rPr>
          <w:rFonts w:ascii="Times New Roman" w:hAnsi="Times New Roman" w:cs="Times New Roman"/>
        </w:rPr>
      </w:pPr>
      <w:r w:rsidRPr="00C24040">
        <w:rPr>
          <w:rFonts w:ascii="Times New Roman" w:eastAsia="Times New Roman" w:hAnsi="Times New Roman" w:cs="Times New Roman"/>
          <w:shd w:val="clear" w:color="auto" w:fill="FFFFFF"/>
          <w:lang w:eastAsia="en-GB"/>
        </w:rPr>
        <w:t>Statistical analysis was performed with SPSS version 27. </w:t>
      </w:r>
      <w:del w:id="20" w:author="Dr.Prabha S Chandra" w:date="2024-12-24T12:09:00Z">
        <w:r w:rsidRPr="00C24040" w:rsidDel="00BB378C">
          <w:rPr>
            <w:rFonts w:ascii="Times New Roman" w:hAnsi="Times New Roman" w:cs="Times New Roman"/>
          </w:rPr>
          <w:delText>A pilot study was carried out</w:delText>
        </w:r>
      </w:del>
      <w:r w:rsidRPr="00C24040">
        <w:rPr>
          <w:rFonts w:ascii="Times New Roman" w:hAnsi="Times New Roman" w:cs="Times New Roman"/>
        </w:rPr>
        <w:t xml:space="preserve"> </w:t>
      </w:r>
      <w:r w:rsidRPr="00C24040">
        <w:rPr>
          <w:rFonts w:ascii="Times New Roman" w:eastAsia="Times New Roman" w:hAnsi="Times New Roman" w:cs="Times New Roman"/>
          <w:shd w:val="clear" w:color="auto" w:fill="FFFFFF"/>
          <w:lang w:eastAsia="en-GB"/>
        </w:rPr>
        <w:t xml:space="preserve">A descriptive analysis was done to summarise the socio-demographic details of participants. </w:t>
      </w:r>
      <w:r w:rsidRPr="00C044B1">
        <w:rPr>
          <w:rFonts w:ascii="Times New Roman" w:hAnsi="Times New Roman" w:cs="Times New Roman"/>
        </w:rPr>
        <w:t xml:space="preserve">For scales in each section, items were reversed scored where necessary. Total and subscale scores were calculated and frequencies run </w:t>
      </w:r>
      <w:r w:rsidRPr="00C044B1">
        <w:rPr>
          <w:rFonts w:ascii="Times New Roman" w:hAnsi="Times New Roman" w:cs="Times New Roman"/>
        </w:rPr>
        <w:lastRenderedPageBreak/>
        <w:t>to produce means</w:t>
      </w:r>
      <w:r w:rsidR="000C53B8">
        <w:rPr>
          <w:rFonts w:ascii="Times New Roman" w:hAnsi="Times New Roman" w:cs="Times New Roman"/>
        </w:rPr>
        <w:t xml:space="preserve">, </w:t>
      </w:r>
      <w:r w:rsidRPr="00C044B1">
        <w:rPr>
          <w:rFonts w:ascii="Times New Roman" w:hAnsi="Times New Roman" w:cs="Times New Roman"/>
        </w:rPr>
        <w:t>standard deviations and range of scores</w:t>
      </w:r>
      <w:r>
        <w:rPr>
          <w:rFonts w:ascii="Times New Roman" w:hAnsi="Times New Roman" w:cs="Times New Roman"/>
        </w:rPr>
        <w:t xml:space="preserve">. </w:t>
      </w:r>
      <w:r w:rsidR="000C53B8" w:rsidRPr="00C24040">
        <w:rPr>
          <w:rFonts w:ascii="Times New Roman" w:eastAsia="Times New Roman" w:hAnsi="Times New Roman" w:cs="Times New Roman"/>
          <w:shd w:val="clear" w:color="auto" w:fill="FFFFFF"/>
          <w:lang w:eastAsia="en-GB"/>
        </w:rPr>
        <w:t xml:space="preserve">Differences between pre- and post- intervention were </w:t>
      </w:r>
      <w:del w:id="21" w:author="Dr.Prabha S Chandra" w:date="2024-12-24T12:07:00Z">
        <w:r w:rsidR="000C53B8" w:rsidRPr="00C24040" w:rsidDel="00BB378C">
          <w:rPr>
            <w:rFonts w:ascii="Times New Roman" w:eastAsia="Times New Roman" w:hAnsi="Times New Roman" w:cs="Times New Roman"/>
            <w:shd w:val="clear" w:color="auto" w:fill="FFFFFF"/>
            <w:lang w:eastAsia="en-GB"/>
          </w:rPr>
          <w:delText xml:space="preserve">explored </w:delText>
        </w:r>
      </w:del>
      <w:ins w:id="22" w:author="Dr.Prabha S Chandra" w:date="2024-12-24T12:07:00Z">
        <w:r w:rsidR="000C53B8">
          <w:rPr>
            <w:rFonts w:ascii="Times New Roman" w:eastAsia="Times New Roman" w:hAnsi="Times New Roman" w:cs="Times New Roman"/>
            <w:shd w:val="clear" w:color="auto" w:fill="FFFFFF"/>
            <w:lang w:eastAsia="en-GB"/>
          </w:rPr>
          <w:t xml:space="preserve">analysed </w:t>
        </w:r>
      </w:ins>
      <w:r w:rsidR="000C53B8" w:rsidRPr="00C24040">
        <w:rPr>
          <w:rFonts w:ascii="Times New Roman" w:eastAsia="Times New Roman" w:hAnsi="Times New Roman" w:cs="Times New Roman"/>
          <w:shd w:val="clear" w:color="auto" w:fill="FFFFFF"/>
          <w:lang w:eastAsia="en-GB"/>
        </w:rPr>
        <w:t xml:space="preserve">using </w:t>
      </w:r>
      <w:r w:rsidR="000C53B8">
        <w:rPr>
          <w:rFonts w:ascii="Times New Roman" w:hAnsi="Times New Roman" w:cs="Times New Roman"/>
        </w:rPr>
        <w:t>i</w:t>
      </w:r>
      <w:r w:rsidRPr="00C044B1">
        <w:rPr>
          <w:rFonts w:ascii="Times New Roman" w:hAnsi="Times New Roman" w:cs="Times New Roman"/>
        </w:rPr>
        <w:t>nferential statistics (</w:t>
      </w:r>
      <w:r w:rsidR="000C53B8" w:rsidRPr="00C24040">
        <w:rPr>
          <w:rFonts w:ascii="Times New Roman" w:eastAsia="Times New Roman" w:hAnsi="Times New Roman" w:cs="Times New Roman"/>
          <w:shd w:val="clear" w:color="auto" w:fill="FFFFFF"/>
          <w:lang w:eastAsia="en-GB"/>
        </w:rPr>
        <w:t>paired t-tests/ Wilcoxon signed rank test</w:t>
      </w:r>
      <w:r w:rsidRPr="00C044B1">
        <w:rPr>
          <w:rFonts w:ascii="Times New Roman" w:hAnsi="Times New Roman" w:cs="Times New Roman"/>
        </w:rPr>
        <w:t>)</w:t>
      </w:r>
      <w:r w:rsidR="000C53B8">
        <w:rPr>
          <w:rFonts w:ascii="Times New Roman" w:hAnsi="Times New Roman" w:cs="Times New Roman"/>
        </w:rPr>
        <w:t>.</w:t>
      </w:r>
    </w:p>
    <w:p w14:paraId="438BFC68" w14:textId="77777777" w:rsidR="000C53B8" w:rsidRDefault="000C53B8" w:rsidP="00CB7E5A">
      <w:pPr>
        <w:spacing w:line="360" w:lineRule="auto"/>
        <w:rPr>
          <w:rFonts w:ascii="Times New Roman" w:hAnsi="Times New Roman" w:cs="Times New Roman"/>
        </w:rPr>
      </w:pPr>
    </w:p>
    <w:p w14:paraId="6A0948AE" w14:textId="01363D24" w:rsidR="00C044B1" w:rsidRDefault="00C044B1" w:rsidP="00CB7E5A">
      <w:pPr>
        <w:spacing w:line="360" w:lineRule="auto"/>
        <w:rPr>
          <w:rFonts w:ascii="Times New Roman" w:hAnsi="Times New Roman" w:cs="Times New Roman"/>
        </w:rPr>
      </w:pPr>
      <w:r w:rsidRPr="00CB7E5A">
        <w:rPr>
          <w:rFonts w:ascii="Times New Roman" w:hAnsi="Times New Roman" w:cs="Times New Roman"/>
        </w:rPr>
        <w:t>The time spent in filling the questionnaire was around 1 hour 12 minutes. The completion rate in filling the pre assessment</w:t>
      </w:r>
      <w:r>
        <w:rPr>
          <w:rFonts w:ascii="Times New Roman" w:hAnsi="Times New Roman" w:cs="Times New Roman"/>
        </w:rPr>
        <w:t xml:space="preserve"> wa</w:t>
      </w:r>
      <w:r w:rsidRPr="00CB7E5A">
        <w:rPr>
          <w:rFonts w:ascii="Times New Roman" w:hAnsi="Times New Roman" w:cs="Times New Roman"/>
        </w:rPr>
        <w:t>s 66% and post assessment was 63%.</w:t>
      </w:r>
    </w:p>
    <w:p w14:paraId="7FAB1734" w14:textId="77777777" w:rsidR="006A5420" w:rsidRDefault="006A5420" w:rsidP="00CB7E5A">
      <w:pPr>
        <w:spacing w:line="360" w:lineRule="auto"/>
        <w:rPr>
          <w:rFonts w:ascii="Times New Roman" w:hAnsi="Times New Roman" w:cs="Times New Roman"/>
        </w:rPr>
      </w:pPr>
    </w:p>
    <w:p w14:paraId="3E667496" w14:textId="35A73FFC" w:rsidR="006A5420" w:rsidRDefault="006A5420" w:rsidP="00083B10">
      <w:pPr>
        <w:spacing w:line="360" w:lineRule="auto"/>
        <w:rPr>
          <w:rFonts w:ascii="Times" w:hAnsi="Times" w:cs="Times New Roman"/>
        </w:rPr>
      </w:pPr>
      <w:r w:rsidRPr="006A5420">
        <w:rPr>
          <w:rFonts w:ascii="Times" w:hAnsi="Times" w:cs="Times New Roman"/>
        </w:rPr>
        <w:t xml:space="preserve">We compared participants who completed both </w:t>
      </w:r>
      <w:r w:rsidR="00083B10">
        <w:rPr>
          <w:rFonts w:ascii="Times" w:hAnsi="Times" w:cs="Times New Roman"/>
        </w:rPr>
        <w:t xml:space="preserve">the </w:t>
      </w:r>
      <w:r>
        <w:rPr>
          <w:rFonts w:ascii="Times" w:hAnsi="Times" w:cs="Times New Roman"/>
        </w:rPr>
        <w:t>pre-and post-assessment</w:t>
      </w:r>
      <w:r w:rsidR="00083B10">
        <w:rPr>
          <w:rFonts w:ascii="Times" w:hAnsi="Times" w:cs="Times New Roman"/>
        </w:rPr>
        <w:t xml:space="preserve"> survey</w:t>
      </w:r>
      <w:r w:rsidRPr="006A5420">
        <w:rPr>
          <w:rFonts w:ascii="Times" w:hAnsi="Times" w:cs="Times New Roman"/>
        </w:rPr>
        <w:t xml:space="preserve"> (‘matched’) with those who dropped out</w:t>
      </w:r>
      <w:r>
        <w:rPr>
          <w:rFonts w:ascii="Times" w:hAnsi="Times" w:cs="Times New Roman"/>
        </w:rPr>
        <w:t xml:space="preserve"> or did not complete</w:t>
      </w:r>
      <w:r w:rsidRPr="006A5420">
        <w:rPr>
          <w:rFonts w:ascii="Times" w:hAnsi="Times" w:cs="Times New Roman"/>
        </w:rPr>
        <w:t xml:space="preserve"> </w:t>
      </w:r>
      <w:r>
        <w:rPr>
          <w:rFonts w:ascii="Times" w:hAnsi="Times" w:cs="Times New Roman"/>
        </w:rPr>
        <w:t>the post-assessment survey</w:t>
      </w:r>
      <w:r w:rsidRPr="006A5420">
        <w:rPr>
          <w:rFonts w:ascii="Times" w:hAnsi="Times" w:cs="Times New Roman"/>
        </w:rPr>
        <w:t xml:space="preserve"> (‘unmatched’)</w:t>
      </w:r>
      <w:r w:rsidR="00083B10">
        <w:rPr>
          <w:rFonts w:ascii="Times" w:hAnsi="Times" w:cs="Times New Roman"/>
        </w:rPr>
        <w:t>. In terms of demographic variables such as age, gender, education and years of experience as a counsellor at an OSC were non-significant.</w:t>
      </w:r>
    </w:p>
    <w:p w14:paraId="18B4A938" w14:textId="77777777" w:rsidR="00083B10" w:rsidRDefault="00083B10" w:rsidP="00083B10">
      <w:pPr>
        <w:spacing w:line="360" w:lineRule="auto"/>
        <w:rPr>
          <w:rFonts w:ascii="Times" w:hAnsi="Times" w:cs="Times New Roman"/>
        </w:rPr>
      </w:pPr>
    </w:p>
    <w:p w14:paraId="71B7CC21" w14:textId="4F98808E" w:rsidR="00083B10" w:rsidRDefault="00083B10" w:rsidP="00083B10">
      <w:pPr>
        <w:spacing w:line="360" w:lineRule="auto"/>
        <w:rPr>
          <w:rFonts w:ascii="Times" w:hAnsi="Times" w:cs="Times New Roman"/>
        </w:rPr>
      </w:pPr>
      <w:r>
        <w:rPr>
          <w:rFonts w:ascii="Times" w:hAnsi="Times" w:cs="Times New Roman"/>
        </w:rPr>
        <w:t xml:space="preserve">Significant differences included </w:t>
      </w:r>
      <w:r w:rsidRPr="00083B10">
        <w:rPr>
          <w:rFonts w:ascii="Times" w:hAnsi="Times" w:cs="Times New Roman"/>
        </w:rPr>
        <w:t>GBV caseload</w:t>
      </w:r>
      <w:r>
        <w:rPr>
          <w:rFonts w:ascii="Times" w:hAnsi="Times" w:cs="Times New Roman"/>
        </w:rPr>
        <w:t>,</w:t>
      </w:r>
      <w:r w:rsidRPr="00083B10">
        <w:rPr>
          <w:rFonts w:ascii="Times" w:hAnsi="Times" w:cs="Times New Roman"/>
        </w:rPr>
        <w:t xml:space="preserve"> </w:t>
      </w:r>
      <w:r>
        <w:rPr>
          <w:rFonts w:ascii="Times" w:hAnsi="Times" w:cs="Times New Roman"/>
        </w:rPr>
        <w:t>with m</w:t>
      </w:r>
      <w:r w:rsidRPr="00083B10">
        <w:rPr>
          <w:rFonts w:ascii="Times" w:hAnsi="Times" w:cs="Times New Roman"/>
        </w:rPr>
        <w:t>ost c</w:t>
      </w:r>
      <w:r w:rsidR="000130F7">
        <w:rPr>
          <w:rFonts w:ascii="Times" w:hAnsi="Times" w:cs="Times New Roman"/>
        </w:rPr>
        <w:t>ounsellor</w:t>
      </w:r>
      <w:r w:rsidRPr="00083B10">
        <w:rPr>
          <w:rFonts w:ascii="Times" w:hAnsi="Times" w:cs="Times New Roman"/>
        </w:rPr>
        <w:t>s see</w:t>
      </w:r>
      <w:r>
        <w:rPr>
          <w:rFonts w:ascii="Times" w:hAnsi="Times" w:cs="Times New Roman"/>
        </w:rPr>
        <w:t xml:space="preserve">ing less than </w:t>
      </w:r>
      <w:r w:rsidRPr="00083B10">
        <w:rPr>
          <w:rFonts w:ascii="Times" w:hAnsi="Times" w:cs="Times New Roman"/>
        </w:rPr>
        <w:t>10 survivors each week</w:t>
      </w:r>
      <w:r>
        <w:rPr>
          <w:rFonts w:ascii="Times" w:hAnsi="Times" w:cs="Times New Roman"/>
        </w:rPr>
        <w:t xml:space="preserve">, and a </w:t>
      </w:r>
      <w:r w:rsidRPr="00083B10">
        <w:rPr>
          <w:rFonts w:ascii="Times" w:hAnsi="Times" w:cs="Times New Roman"/>
        </w:rPr>
        <w:t xml:space="preserve">slightly higher share of </w:t>
      </w:r>
      <w:r>
        <w:rPr>
          <w:rFonts w:ascii="Times" w:hAnsi="Times" w:cs="Times New Roman"/>
        </w:rPr>
        <w:t xml:space="preserve">the </w:t>
      </w:r>
      <w:r w:rsidRPr="00083B10">
        <w:rPr>
          <w:rFonts w:ascii="Times" w:hAnsi="Times" w:cs="Times New Roman"/>
        </w:rPr>
        <w:t xml:space="preserve">unmatched </w:t>
      </w:r>
      <w:r>
        <w:rPr>
          <w:rFonts w:ascii="Times" w:hAnsi="Times" w:cs="Times New Roman"/>
        </w:rPr>
        <w:t>respondents</w:t>
      </w:r>
      <w:r w:rsidRPr="00083B10">
        <w:rPr>
          <w:rFonts w:ascii="Times" w:hAnsi="Times" w:cs="Times New Roman"/>
        </w:rPr>
        <w:t xml:space="preserve"> </w:t>
      </w:r>
      <w:r>
        <w:rPr>
          <w:rFonts w:ascii="Times" w:hAnsi="Times" w:cs="Times New Roman"/>
        </w:rPr>
        <w:t>seeing</w:t>
      </w:r>
      <w:r w:rsidRPr="00083B10">
        <w:rPr>
          <w:rFonts w:ascii="Times" w:hAnsi="Times" w:cs="Times New Roman"/>
        </w:rPr>
        <w:t xml:space="preserve"> the 11–20 bracket</w:t>
      </w:r>
      <w:r>
        <w:rPr>
          <w:rFonts w:ascii="Times" w:hAnsi="Times" w:cs="Times New Roman"/>
        </w:rPr>
        <w:t xml:space="preserve"> (</w:t>
      </w:r>
      <w:r w:rsidRPr="00083B10">
        <w:rPr>
          <w:rFonts w:ascii="Times" w:hAnsi="Times" w:cs="Times New Roman"/>
        </w:rPr>
        <w:t>χ</w:t>
      </w:r>
      <w:r>
        <w:rPr>
          <w:rFonts w:ascii="Times" w:hAnsi="Times" w:cs="Times New Roman"/>
        </w:rPr>
        <w:t>2=0.049, p</w:t>
      </w:r>
      <w:r w:rsidRPr="00083B10">
        <w:rPr>
          <w:rFonts w:ascii="Times" w:hAnsi="Times" w:cs="Times New Roman"/>
        </w:rPr>
        <w:t>=0.049</w:t>
      </w:r>
      <w:r>
        <w:rPr>
          <w:rFonts w:ascii="Times" w:hAnsi="Times" w:cs="Times New Roman"/>
        </w:rPr>
        <w:t>).</w:t>
      </w:r>
    </w:p>
    <w:p w14:paraId="5525FED6" w14:textId="77777777" w:rsidR="00083B10" w:rsidRDefault="00083B10" w:rsidP="00083B10">
      <w:pPr>
        <w:spacing w:line="360" w:lineRule="auto"/>
        <w:rPr>
          <w:rFonts w:ascii="Times" w:hAnsi="Times" w:cs="Times New Roman"/>
        </w:rPr>
      </w:pPr>
    </w:p>
    <w:p w14:paraId="4725C608" w14:textId="18DA6D95" w:rsidR="00083B10" w:rsidRPr="00083B10" w:rsidRDefault="00083B10" w:rsidP="00083B10">
      <w:pPr>
        <w:spacing w:line="360" w:lineRule="auto"/>
        <w:rPr>
          <w:rFonts w:ascii="Times" w:hAnsi="Times" w:cs="Times New Roman"/>
        </w:rPr>
      </w:pPr>
      <w:r>
        <w:rPr>
          <w:rFonts w:ascii="Times" w:hAnsi="Times" w:cs="Times New Roman"/>
        </w:rPr>
        <w:t>Another difference included prior</w:t>
      </w:r>
      <w:r w:rsidR="00071CE4">
        <w:rPr>
          <w:rFonts w:ascii="Times" w:hAnsi="Times" w:cs="Times New Roman"/>
        </w:rPr>
        <w:t xml:space="preserve"> GBV</w:t>
      </w:r>
      <w:r>
        <w:rPr>
          <w:rFonts w:ascii="Times" w:hAnsi="Times" w:cs="Times New Roman"/>
        </w:rPr>
        <w:t xml:space="preserve"> training, with </w:t>
      </w:r>
      <w:r w:rsidRPr="00083B10">
        <w:rPr>
          <w:rFonts w:ascii="Times" w:hAnsi="Times" w:cs="Times New Roman"/>
        </w:rPr>
        <w:t xml:space="preserve">35.8 % of </w:t>
      </w:r>
      <w:r>
        <w:rPr>
          <w:rFonts w:ascii="Times" w:hAnsi="Times" w:cs="Times New Roman"/>
        </w:rPr>
        <w:t>u</w:t>
      </w:r>
      <w:r w:rsidRPr="00083B10">
        <w:rPr>
          <w:rFonts w:ascii="Times" w:hAnsi="Times" w:cs="Times New Roman"/>
        </w:rPr>
        <w:t>nmatched counsellors report</w:t>
      </w:r>
      <w:r>
        <w:rPr>
          <w:rFonts w:ascii="Times" w:hAnsi="Times" w:cs="Times New Roman"/>
        </w:rPr>
        <w:t>ing</w:t>
      </w:r>
    </w:p>
    <w:p w14:paraId="1151948B" w14:textId="3C31A044" w:rsidR="00083B10" w:rsidRDefault="00083B10" w:rsidP="00083B10">
      <w:pPr>
        <w:spacing w:line="360" w:lineRule="auto"/>
        <w:rPr>
          <w:rFonts w:ascii="Times" w:hAnsi="Times" w:cs="Times New Roman"/>
        </w:rPr>
      </w:pPr>
      <w:r w:rsidRPr="00083B10">
        <w:rPr>
          <w:rFonts w:ascii="Times" w:hAnsi="Times" w:cs="Times New Roman"/>
        </w:rPr>
        <w:t>attending a Skill-based GBV workshops versus 24.6 % of Matched (χ²=0.0008p=0.0008).</w:t>
      </w:r>
      <w:r>
        <w:rPr>
          <w:rFonts w:ascii="Times" w:hAnsi="Times" w:cs="Times New Roman"/>
        </w:rPr>
        <w:t xml:space="preserve"> W</w:t>
      </w:r>
      <w:r w:rsidRPr="00083B10">
        <w:rPr>
          <w:rFonts w:ascii="Times" w:hAnsi="Times" w:cs="Times New Roman"/>
        </w:rPr>
        <w:t xml:space="preserve">hen the separate training categories </w:t>
      </w:r>
      <w:r>
        <w:rPr>
          <w:rFonts w:ascii="Times" w:hAnsi="Times" w:cs="Times New Roman"/>
        </w:rPr>
        <w:t>were collated</w:t>
      </w:r>
      <w:r w:rsidRPr="00083B10">
        <w:rPr>
          <w:rFonts w:ascii="Times" w:hAnsi="Times" w:cs="Times New Roman"/>
        </w:rPr>
        <w:t xml:space="preserve"> into a single “any formal</w:t>
      </w:r>
      <w:r>
        <w:rPr>
          <w:rFonts w:ascii="Times" w:hAnsi="Times" w:cs="Times New Roman"/>
        </w:rPr>
        <w:t xml:space="preserve"> </w:t>
      </w:r>
      <w:r w:rsidRPr="00083B10">
        <w:rPr>
          <w:rFonts w:ascii="Times" w:hAnsi="Times" w:cs="Times New Roman"/>
        </w:rPr>
        <w:t xml:space="preserve">training” </w:t>
      </w:r>
      <w:r>
        <w:rPr>
          <w:rFonts w:ascii="Times" w:hAnsi="Times" w:cs="Times New Roman"/>
        </w:rPr>
        <w:t xml:space="preserve">versus none, the </w:t>
      </w:r>
      <w:r w:rsidRPr="00083B10">
        <w:rPr>
          <w:rFonts w:ascii="Times" w:hAnsi="Times" w:cs="Times New Roman"/>
        </w:rPr>
        <w:t>χ² test yields</w:t>
      </w:r>
      <w:r>
        <w:rPr>
          <w:rFonts w:ascii="Times" w:hAnsi="Times" w:cs="Times New Roman"/>
        </w:rPr>
        <w:t xml:space="preserve"> </w:t>
      </w:r>
      <w:r w:rsidRPr="00083B10">
        <w:rPr>
          <w:rFonts w:ascii="Times" w:hAnsi="Times" w:cs="Times New Roman"/>
        </w:rPr>
        <w:t xml:space="preserve">p=0.67, indicating no statistically detectable difference </w:t>
      </w:r>
      <w:r>
        <w:rPr>
          <w:rFonts w:ascii="Times" w:hAnsi="Times" w:cs="Times New Roman"/>
        </w:rPr>
        <w:t>overall.</w:t>
      </w:r>
    </w:p>
    <w:p w14:paraId="406C794B" w14:textId="77777777" w:rsidR="00572C65" w:rsidRDefault="00572C65" w:rsidP="00083B10">
      <w:pPr>
        <w:spacing w:line="360" w:lineRule="auto"/>
        <w:rPr>
          <w:rFonts w:ascii="Times" w:hAnsi="Times" w:cs="Times New Roman"/>
        </w:rPr>
      </w:pPr>
    </w:p>
    <w:p w14:paraId="1657F85E" w14:textId="53005102" w:rsidR="00572C65" w:rsidRPr="00572C65" w:rsidRDefault="00572C65" w:rsidP="00572C65">
      <w:pPr>
        <w:spacing w:line="360" w:lineRule="auto"/>
        <w:rPr>
          <w:rFonts w:ascii="Times" w:hAnsi="Times" w:cs="Times New Roman"/>
        </w:rPr>
      </w:pPr>
      <w:r w:rsidRPr="00572C65">
        <w:rPr>
          <w:rFonts w:ascii="Times" w:hAnsi="Times" w:cs="Times New Roman"/>
        </w:rPr>
        <w:t>Matched respondents endorse</w:t>
      </w:r>
      <w:r>
        <w:rPr>
          <w:rFonts w:ascii="Times" w:hAnsi="Times" w:cs="Times New Roman"/>
        </w:rPr>
        <w:t>d</w:t>
      </w:r>
      <w:r w:rsidRPr="00572C65">
        <w:rPr>
          <w:rFonts w:ascii="Times" w:hAnsi="Times" w:cs="Times New Roman"/>
        </w:rPr>
        <w:t xml:space="preserve"> far more barriers on average (3.9 ± 2.4 vs 1.8</w:t>
      </w:r>
    </w:p>
    <w:p w14:paraId="64CCACB5" w14:textId="527BDA29" w:rsidR="00F411A2" w:rsidRDefault="00572C65" w:rsidP="00F411A2">
      <w:pPr>
        <w:spacing w:line="360" w:lineRule="auto"/>
        <w:rPr>
          <w:rFonts w:ascii="Times" w:hAnsi="Times" w:cs="Times New Roman"/>
        </w:rPr>
      </w:pPr>
      <w:r w:rsidRPr="00572C65">
        <w:rPr>
          <w:rFonts w:ascii="Times" w:hAnsi="Times" w:cs="Times New Roman"/>
        </w:rPr>
        <w:t>± 1.4) (t-tes</w:t>
      </w:r>
      <w:r>
        <w:rPr>
          <w:rFonts w:ascii="Times" w:hAnsi="Times" w:cs="Times New Roman"/>
        </w:rPr>
        <w:t xml:space="preserve">t, </w:t>
      </w:r>
      <w:r w:rsidRPr="00572C65">
        <w:rPr>
          <w:rFonts w:ascii="Times" w:hAnsi="Times" w:cs="Times New Roman"/>
        </w:rPr>
        <w:t>p</w:t>
      </w:r>
      <w:r>
        <w:rPr>
          <w:rFonts w:ascii="Times" w:hAnsi="Times" w:cs="Times New Roman"/>
        </w:rPr>
        <w:t>=</w:t>
      </w:r>
      <w:r w:rsidRPr="00572C65">
        <w:rPr>
          <w:rFonts w:ascii="Times" w:hAnsi="Times" w:cs="Times New Roman"/>
        </w:rPr>
        <w:t>0.001).</w:t>
      </w:r>
      <w:r>
        <w:rPr>
          <w:rFonts w:ascii="Times" w:hAnsi="Times" w:cs="Times New Roman"/>
        </w:rPr>
        <w:t xml:space="preserve"> Counsellors</w:t>
      </w:r>
      <w:r w:rsidRPr="00572C65">
        <w:rPr>
          <w:rFonts w:ascii="Times" w:hAnsi="Times" w:cs="Times New Roman"/>
        </w:rPr>
        <w:t xml:space="preserve"> who perceive more obstacles for women were much more likely to</w:t>
      </w:r>
      <w:r>
        <w:rPr>
          <w:rFonts w:ascii="Times" w:hAnsi="Times" w:cs="Times New Roman"/>
        </w:rPr>
        <w:t xml:space="preserve"> </w:t>
      </w:r>
      <w:r w:rsidRPr="00572C65">
        <w:rPr>
          <w:rFonts w:ascii="Times" w:hAnsi="Times" w:cs="Times New Roman"/>
        </w:rPr>
        <w:t>finish the study.</w:t>
      </w:r>
    </w:p>
    <w:p w14:paraId="7DE05C46" w14:textId="77777777" w:rsidR="00F411A2" w:rsidRDefault="00F411A2" w:rsidP="00F411A2">
      <w:pPr>
        <w:spacing w:line="360" w:lineRule="auto"/>
        <w:rPr>
          <w:rFonts w:ascii="Times" w:hAnsi="Times" w:cs="Times New Roman"/>
        </w:rPr>
      </w:pPr>
    </w:p>
    <w:p w14:paraId="5D304C4C" w14:textId="63F8C842" w:rsidR="00F411A2" w:rsidRDefault="00F411A2" w:rsidP="00F411A2">
      <w:pPr>
        <w:spacing w:line="360" w:lineRule="auto"/>
        <w:rPr>
          <w:rFonts w:ascii="Times" w:hAnsi="Times" w:cs="Times New Roman"/>
        </w:rPr>
      </w:pPr>
      <w:r>
        <w:rPr>
          <w:rFonts w:ascii="Times" w:hAnsi="Times" w:cs="Times New Roman"/>
        </w:rPr>
        <w:t xml:space="preserve">The following barriers were significantly faced by more matched respondents than unmatched: </w:t>
      </w:r>
      <w:r w:rsidR="00527656">
        <w:rPr>
          <w:rFonts w:ascii="Times" w:hAnsi="Times" w:cs="Times New Roman"/>
        </w:rPr>
        <w:t>“</w:t>
      </w:r>
      <w:r w:rsidRPr="00F411A2">
        <w:rPr>
          <w:rFonts w:ascii="Times" w:hAnsi="Times" w:cs="Times New Roman"/>
        </w:rPr>
        <w:t>Not adequately trained to assess women who have</w:t>
      </w:r>
      <w:r>
        <w:rPr>
          <w:rFonts w:ascii="Times" w:hAnsi="Times" w:cs="Times New Roman"/>
        </w:rPr>
        <w:t xml:space="preserve"> </w:t>
      </w:r>
      <w:r w:rsidRPr="00F411A2">
        <w:rPr>
          <w:rFonts w:ascii="Times" w:hAnsi="Times" w:cs="Times New Roman"/>
        </w:rPr>
        <w:t>faced Intimate Partner Violence (IPV</w:t>
      </w:r>
      <w:r>
        <w:rPr>
          <w:rFonts w:ascii="Times" w:hAnsi="Times" w:cs="Times New Roman"/>
        </w:rPr>
        <w:t>)</w:t>
      </w:r>
      <w:r w:rsidR="00527656">
        <w:rPr>
          <w:rFonts w:ascii="Times" w:hAnsi="Times" w:cs="Times New Roman"/>
        </w:rPr>
        <w:t>”</w:t>
      </w:r>
      <w:r>
        <w:rPr>
          <w:rFonts w:ascii="Times" w:hAnsi="Times" w:cs="Times New Roman"/>
        </w:rPr>
        <w:t xml:space="preserve"> (</w:t>
      </w:r>
      <w:r w:rsidRPr="00F411A2">
        <w:rPr>
          <w:rFonts w:ascii="Times" w:hAnsi="Times" w:cs="Times New Roman"/>
        </w:rPr>
        <w:t>29 % of Matched vs 15 % of Unmatched (</w:t>
      </w:r>
      <w:r>
        <w:rPr>
          <w:rFonts w:ascii="Times" w:hAnsi="Times" w:cs="Times New Roman"/>
        </w:rPr>
        <w:t>p=</w:t>
      </w:r>
      <w:r w:rsidRPr="00F411A2">
        <w:rPr>
          <w:rFonts w:ascii="Times" w:hAnsi="Times" w:cs="Times New Roman"/>
        </w:rPr>
        <w:t>0.001)</w:t>
      </w:r>
      <w:r>
        <w:rPr>
          <w:rFonts w:ascii="Times" w:hAnsi="Times" w:cs="Times New Roman"/>
        </w:rPr>
        <w:t xml:space="preserve">, </w:t>
      </w:r>
    </w:p>
    <w:p w14:paraId="151B6A45" w14:textId="7FB45385" w:rsidR="00F411A2" w:rsidRDefault="00527656" w:rsidP="00F411A2">
      <w:pPr>
        <w:spacing w:line="360" w:lineRule="auto"/>
        <w:rPr>
          <w:rFonts w:ascii="Times" w:hAnsi="Times" w:cs="Times New Roman"/>
        </w:rPr>
      </w:pPr>
      <w:r>
        <w:rPr>
          <w:rFonts w:ascii="Times" w:hAnsi="Times" w:cs="Times New Roman"/>
        </w:rPr>
        <w:t>“</w:t>
      </w:r>
      <w:r w:rsidR="00F411A2" w:rsidRPr="00F411A2">
        <w:rPr>
          <w:rFonts w:ascii="Times" w:hAnsi="Times" w:cs="Times New Roman"/>
        </w:rPr>
        <w:t>Not adequately trained to assess women who have faced Sexual Violence</w:t>
      </w:r>
      <w:r>
        <w:rPr>
          <w:rFonts w:ascii="Times" w:hAnsi="Times" w:cs="Times New Roman"/>
        </w:rPr>
        <w:t>”</w:t>
      </w:r>
      <w:r w:rsidR="00F411A2">
        <w:rPr>
          <w:rFonts w:ascii="Times" w:hAnsi="Times" w:cs="Times New Roman"/>
        </w:rPr>
        <w:t xml:space="preserve"> (</w:t>
      </w:r>
      <w:r w:rsidR="00F411A2" w:rsidRPr="00F411A2">
        <w:rPr>
          <w:rFonts w:ascii="Times" w:hAnsi="Times" w:cs="Times New Roman"/>
        </w:rPr>
        <w:t>27 % vs 17 % (</w:t>
      </w:r>
      <w:r w:rsidR="00F411A2">
        <w:rPr>
          <w:rFonts w:ascii="Times" w:hAnsi="Times" w:cs="Times New Roman"/>
        </w:rPr>
        <w:t>p</w:t>
      </w:r>
      <w:r w:rsidR="00F411A2" w:rsidRPr="00F411A2">
        <w:rPr>
          <w:rFonts w:ascii="Times" w:hAnsi="Times" w:cs="Times New Roman"/>
        </w:rPr>
        <w:t>=0.0007)</w:t>
      </w:r>
      <w:r w:rsidR="00F411A2">
        <w:rPr>
          <w:rFonts w:ascii="Times" w:hAnsi="Times" w:cs="Times New Roman"/>
        </w:rPr>
        <w:t xml:space="preserve">, </w:t>
      </w:r>
    </w:p>
    <w:p w14:paraId="4331E8C4" w14:textId="2DA8B8CA" w:rsidR="00F411A2" w:rsidRDefault="00527656" w:rsidP="00F411A2">
      <w:pPr>
        <w:spacing w:line="360" w:lineRule="auto"/>
        <w:rPr>
          <w:rFonts w:ascii="Times" w:hAnsi="Times" w:cs="Times New Roman"/>
        </w:rPr>
      </w:pPr>
      <w:r>
        <w:rPr>
          <w:rFonts w:ascii="Times" w:hAnsi="Times" w:cs="Times New Roman"/>
        </w:rPr>
        <w:t>“</w:t>
      </w:r>
      <w:r w:rsidR="00F411A2" w:rsidRPr="00F411A2">
        <w:rPr>
          <w:rFonts w:ascii="Times" w:hAnsi="Times" w:cs="Times New Roman"/>
        </w:rPr>
        <w:t>Not adequately</w:t>
      </w:r>
      <w:r w:rsidR="00F411A2">
        <w:rPr>
          <w:rFonts w:ascii="Times" w:hAnsi="Times" w:cs="Times New Roman"/>
        </w:rPr>
        <w:t xml:space="preserve"> </w:t>
      </w:r>
      <w:r w:rsidR="00F411A2" w:rsidRPr="00F411A2">
        <w:rPr>
          <w:rFonts w:ascii="Times" w:hAnsi="Times" w:cs="Times New Roman"/>
        </w:rPr>
        <w:t>trained to assess women who have faced Domestic Violence</w:t>
      </w:r>
      <w:r>
        <w:rPr>
          <w:rFonts w:ascii="Times" w:hAnsi="Times" w:cs="Times New Roman"/>
        </w:rPr>
        <w:t>”</w:t>
      </w:r>
      <w:r w:rsidR="00F411A2" w:rsidRPr="00F411A2">
        <w:rPr>
          <w:rFonts w:ascii="Times" w:hAnsi="Times" w:cs="Times New Roman"/>
        </w:rPr>
        <w:t xml:space="preserve"> </w:t>
      </w:r>
      <w:r w:rsidR="00F411A2">
        <w:rPr>
          <w:rFonts w:ascii="Times" w:hAnsi="Times" w:cs="Times New Roman"/>
        </w:rPr>
        <w:t>(</w:t>
      </w:r>
      <w:r w:rsidR="00F411A2" w:rsidRPr="00F411A2">
        <w:rPr>
          <w:rFonts w:ascii="Times" w:hAnsi="Times" w:cs="Times New Roman"/>
        </w:rPr>
        <w:t>24 % vs 17 %</w:t>
      </w:r>
      <w:r w:rsidR="00F411A2">
        <w:rPr>
          <w:rFonts w:ascii="Times" w:hAnsi="Times" w:cs="Times New Roman"/>
        </w:rPr>
        <w:t>) (</w:t>
      </w:r>
      <w:r w:rsidR="00F411A2" w:rsidRPr="00F411A2">
        <w:rPr>
          <w:rFonts w:ascii="Times" w:hAnsi="Times" w:cs="Times New Roman"/>
        </w:rPr>
        <w:t>p=0.016)</w:t>
      </w:r>
      <w:r w:rsidR="00F411A2">
        <w:rPr>
          <w:rFonts w:ascii="Times" w:hAnsi="Times" w:cs="Times New Roman"/>
        </w:rPr>
        <w:t xml:space="preserve">, </w:t>
      </w:r>
    </w:p>
    <w:p w14:paraId="3C8BB394" w14:textId="60E873E3" w:rsidR="00F411A2" w:rsidRDefault="00527656" w:rsidP="00F411A2">
      <w:pPr>
        <w:spacing w:line="360" w:lineRule="auto"/>
        <w:rPr>
          <w:rFonts w:ascii="Times" w:hAnsi="Times" w:cs="Times New Roman"/>
        </w:rPr>
      </w:pPr>
      <w:r>
        <w:rPr>
          <w:rFonts w:ascii="Times" w:hAnsi="Times" w:cs="Times New Roman"/>
        </w:rPr>
        <w:lastRenderedPageBreak/>
        <w:t>“</w:t>
      </w:r>
      <w:r w:rsidR="00F411A2" w:rsidRPr="00F411A2">
        <w:rPr>
          <w:rFonts w:ascii="Times" w:hAnsi="Times" w:cs="Times New Roman"/>
        </w:rPr>
        <w:t>Don</w:t>
      </w:r>
      <w:r w:rsidR="00F411A2">
        <w:rPr>
          <w:rFonts w:ascii="Times" w:hAnsi="Times" w:cs="Times New Roman"/>
        </w:rPr>
        <w:t>’</w:t>
      </w:r>
      <w:r w:rsidR="00F411A2" w:rsidRPr="00F411A2">
        <w:rPr>
          <w:rFonts w:ascii="Times" w:hAnsi="Times" w:cs="Times New Roman"/>
        </w:rPr>
        <w:t>t know how</w:t>
      </w:r>
      <w:r w:rsidR="00F411A2">
        <w:rPr>
          <w:rFonts w:ascii="Times" w:hAnsi="Times" w:cs="Times New Roman"/>
        </w:rPr>
        <w:t xml:space="preserve"> </w:t>
      </w:r>
      <w:r w:rsidR="00F411A2" w:rsidRPr="00F411A2">
        <w:rPr>
          <w:rFonts w:ascii="Times" w:hAnsi="Times" w:cs="Times New Roman"/>
        </w:rPr>
        <w:t>to handle sessions if the perpetrator is also present</w:t>
      </w:r>
      <w:r>
        <w:rPr>
          <w:rFonts w:ascii="Times" w:hAnsi="Times" w:cs="Times New Roman"/>
        </w:rPr>
        <w:t xml:space="preserve">” </w:t>
      </w:r>
      <w:r w:rsidR="00F411A2">
        <w:rPr>
          <w:rFonts w:ascii="Times" w:hAnsi="Times" w:cs="Times New Roman"/>
        </w:rPr>
        <w:t>(</w:t>
      </w:r>
      <w:r w:rsidR="00F411A2" w:rsidRPr="00F411A2">
        <w:rPr>
          <w:rFonts w:ascii="Times" w:hAnsi="Times" w:cs="Times New Roman"/>
        </w:rPr>
        <w:t>19 % vs 13</w:t>
      </w:r>
      <w:r w:rsidR="00F411A2">
        <w:rPr>
          <w:rFonts w:ascii="Times" w:hAnsi="Times" w:cs="Times New Roman"/>
        </w:rPr>
        <w:t>%), (p</w:t>
      </w:r>
      <w:r w:rsidR="00F411A2" w:rsidRPr="00F411A2">
        <w:rPr>
          <w:rFonts w:ascii="Times" w:hAnsi="Times" w:cs="Times New Roman"/>
        </w:rPr>
        <w:t>=0.0236)</w:t>
      </w:r>
      <w:r w:rsidR="00F411A2">
        <w:rPr>
          <w:rFonts w:ascii="Times" w:hAnsi="Times" w:cs="Times New Roman"/>
        </w:rPr>
        <w:t>.</w:t>
      </w:r>
    </w:p>
    <w:p w14:paraId="60979D0D" w14:textId="77777777" w:rsidR="00F411A2" w:rsidRDefault="00F411A2" w:rsidP="00F411A2">
      <w:pPr>
        <w:spacing w:line="360" w:lineRule="auto"/>
        <w:rPr>
          <w:rFonts w:ascii="Times" w:hAnsi="Times" w:cs="Times New Roman"/>
        </w:rPr>
      </w:pPr>
    </w:p>
    <w:p w14:paraId="76D1A423" w14:textId="10CFE478" w:rsidR="00572C65" w:rsidRDefault="00F411A2" w:rsidP="00F411A2">
      <w:pPr>
        <w:spacing w:line="360" w:lineRule="auto"/>
        <w:rPr>
          <w:rFonts w:ascii="Times" w:hAnsi="Times" w:cs="Times New Roman"/>
        </w:rPr>
      </w:pPr>
      <w:r>
        <w:rPr>
          <w:rFonts w:ascii="Times" w:hAnsi="Times" w:cs="Times New Roman"/>
        </w:rPr>
        <w:t xml:space="preserve">The one item that was significantly endorsed by the unmatched respondents was </w:t>
      </w:r>
      <w:r w:rsidR="00527656">
        <w:rPr>
          <w:rFonts w:ascii="Times" w:hAnsi="Times" w:cs="Times New Roman"/>
        </w:rPr>
        <w:t>“</w:t>
      </w:r>
      <w:r w:rsidRPr="00F411A2">
        <w:rPr>
          <w:rFonts w:ascii="Times" w:hAnsi="Times" w:cs="Times New Roman"/>
        </w:rPr>
        <w:t>Feel helpless when assisting women</w:t>
      </w:r>
      <w:r>
        <w:rPr>
          <w:rFonts w:ascii="Times" w:hAnsi="Times" w:cs="Times New Roman"/>
        </w:rPr>
        <w:t xml:space="preserve"> </w:t>
      </w:r>
      <w:r w:rsidRPr="00F411A2">
        <w:rPr>
          <w:rFonts w:ascii="Times" w:hAnsi="Times" w:cs="Times New Roman"/>
        </w:rPr>
        <w:t>facing violence</w:t>
      </w:r>
      <w:r w:rsidR="00527656">
        <w:rPr>
          <w:rFonts w:ascii="Times" w:hAnsi="Times" w:cs="Times New Roman"/>
        </w:rPr>
        <w:t>”</w:t>
      </w:r>
      <w:r>
        <w:rPr>
          <w:rFonts w:ascii="Times" w:hAnsi="Times" w:cs="Times New Roman"/>
        </w:rPr>
        <w:t xml:space="preserve"> (</w:t>
      </w:r>
      <w:r w:rsidRPr="00F411A2">
        <w:rPr>
          <w:rFonts w:ascii="Times" w:hAnsi="Times" w:cs="Times New Roman"/>
        </w:rPr>
        <w:t>9 % vs 14 %</w:t>
      </w:r>
      <w:r>
        <w:rPr>
          <w:rFonts w:ascii="Times" w:hAnsi="Times" w:cs="Times New Roman"/>
        </w:rPr>
        <w:t xml:space="preserve">) </w:t>
      </w:r>
      <w:r w:rsidRPr="00F411A2">
        <w:rPr>
          <w:rFonts w:ascii="Times" w:hAnsi="Times" w:cs="Times New Roman"/>
        </w:rPr>
        <w:t>p=0.0332</w:t>
      </w:r>
      <w:r>
        <w:rPr>
          <w:rFonts w:ascii="Times" w:hAnsi="Times" w:cs="Times New Roman"/>
        </w:rPr>
        <w:t>)</w:t>
      </w:r>
    </w:p>
    <w:p w14:paraId="079F30E1" w14:textId="77777777" w:rsidR="00F411A2" w:rsidRDefault="00F411A2" w:rsidP="00572C65">
      <w:pPr>
        <w:spacing w:line="360" w:lineRule="auto"/>
        <w:rPr>
          <w:rFonts w:ascii="Times" w:hAnsi="Times" w:cs="Times New Roman"/>
        </w:rPr>
      </w:pPr>
    </w:p>
    <w:p w14:paraId="6F5E49AA" w14:textId="77777777" w:rsidR="00661EE4" w:rsidRDefault="00661EE4" w:rsidP="00661EE4">
      <w:pPr>
        <w:spacing w:line="360" w:lineRule="auto"/>
        <w:rPr>
          <w:rFonts w:ascii="Times" w:hAnsi="Times" w:cs="Times New Roman"/>
        </w:rPr>
      </w:pPr>
      <w:r>
        <w:rPr>
          <w:rFonts w:ascii="Times" w:hAnsi="Times" w:cs="Times New Roman"/>
        </w:rPr>
        <w:t>S</w:t>
      </w:r>
      <w:r w:rsidRPr="00661EE4">
        <w:rPr>
          <w:rFonts w:ascii="Times" w:hAnsi="Times" w:cs="Times New Roman"/>
        </w:rPr>
        <w:t>tate representation differs significantly between those who finished the post-survey and those who did not</w:t>
      </w:r>
      <w:r>
        <w:rPr>
          <w:rFonts w:ascii="Times" w:hAnsi="Times" w:cs="Times New Roman"/>
        </w:rPr>
        <w:t xml:space="preserve"> (</w:t>
      </w:r>
      <w:r w:rsidR="00C8479E" w:rsidRPr="00C8479E">
        <w:rPr>
          <w:rFonts w:ascii="Times" w:hAnsi="Times" w:cs="Times New Roman"/>
        </w:rPr>
        <w:t xml:space="preserve">X-squared = 146.32, </w:t>
      </w:r>
      <w:proofErr w:type="spellStart"/>
      <w:r w:rsidR="00C8479E" w:rsidRPr="00C8479E">
        <w:rPr>
          <w:rFonts w:ascii="Times" w:hAnsi="Times" w:cs="Times New Roman"/>
        </w:rPr>
        <w:t>df</w:t>
      </w:r>
      <w:proofErr w:type="spellEnd"/>
      <w:r w:rsidR="00C8479E" w:rsidRPr="00C8479E">
        <w:rPr>
          <w:rFonts w:ascii="Times" w:hAnsi="Times" w:cs="Times New Roman"/>
        </w:rPr>
        <w:t xml:space="preserve"> = 31, p-value &lt; 2.2e-16</w:t>
      </w:r>
      <w:r>
        <w:rPr>
          <w:rFonts w:ascii="Times" w:hAnsi="Times" w:cs="Times New Roman"/>
        </w:rPr>
        <w:t>)</w:t>
      </w:r>
      <w:r w:rsidR="00C8479E">
        <w:rPr>
          <w:rFonts w:ascii="Times" w:hAnsi="Times" w:cs="Times New Roman"/>
        </w:rPr>
        <w:t xml:space="preserve">, with an effect size of </w:t>
      </w:r>
      <w:r w:rsidR="00C8479E" w:rsidRPr="00C8479E">
        <w:rPr>
          <w:rFonts w:ascii="Times" w:hAnsi="Times" w:cs="Times New Roman"/>
          <w:i/>
          <w:iCs/>
        </w:rPr>
        <w:t>V</w:t>
      </w:r>
      <w:r w:rsidR="00C8479E" w:rsidRPr="00C8479E">
        <w:rPr>
          <w:rFonts w:ascii="Times" w:hAnsi="Times" w:cs="Times New Roman"/>
        </w:rPr>
        <w:t>=0.42</w:t>
      </w:r>
      <w:r w:rsidR="00C8479E">
        <w:rPr>
          <w:rFonts w:ascii="Times" w:hAnsi="Times" w:cs="Times New Roman"/>
        </w:rPr>
        <w:t xml:space="preserve"> indicating </w:t>
      </w:r>
      <w:r w:rsidR="00C8479E" w:rsidRPr="00C8479E">
        <w:rPr>
          <w:rFonts w:ascii="Times" w:hAnsi="Times" w:cs="Times New Roman"/>
        </w:rPr>
        <w:t>medium-to-large association</w:t>
      </w:r>
      <w:r w:rsidR="00C8479E">
        <w:rPr>
          <w:rFonts w:ascii="Times" w:hAnsi="Times" w:cs="Times New Roman"/>
        </w:rPr>
        <w:t>.</w:t>
      </w:r>
    </w:p>
    <w:p w14:paraId="7DE258C3" w14:textId="77777777" w:rsidR="00661EE4" w:rsidRDefault="00661EE4" w:rsidP="00661EE4">
      <w:pPr>
        <w:spacing w:line="360" w:lineRule="auto"/>
        <w:rPr>
          <w:rFonts w:ascii="Times" w:hAnsi="Times" w:cs="Times New Roman"/>
        </w:rPr>
      </w:pPr>
    </w:p>
    <w:p w14:paraId="6A9AC4C0" w14:textId="510847F8" w:rsidR="00661EE4" w:rsidRPr="00661EE4" w:rsidRDefault="00661EE4" w:rsidP="00661EE4">
      <w:pPr>
        <w:spacing w:line="360" w:lineRule="auto"/>
        <w:rPr>
          <w:rFonts w:ascii="Times" w:hAnsi="Times" w:cs="Times New Roman"/>
        </w:rPr>
      </w:pPr>
      <w:r w:rsidRPr="00661EE4">
        <w:rPr>
          <w:rFonts w:ascii="Times" w:hAnsi="Times" w:cs="Times New Roman"/>
        </w:rPr>
        <w:t xml:space="preserve">North-eastern states (Nagaland, Manipur, Mizoram, Meghalaya) </w:t>
      </w:r>
      <w:r>
        <w:rPr>
          <w:rFonts w:ascii="Times" w:hAnsi="Times" w:cs="Times New Roman"/>
        </w:rPr>
        <w:t>have</w:t>
      </w:r>
      <w:r w:rsidRPr="00661EE4">
        <w:rPr>
          <w:rFonts w:ascii="Times" w:hAnsi="Times" w:cs="Times New Roman"/>
        </w:rPr>
        <w:t xml:space="preserve"> 70–90 % completion</w:t>
      </w:r>
      <w:r>
        <w:rPr>
          <w:rFonts w:ascii="Times" w:hAnsi="Times" w:cs="Times New Roman"/>
        </w:rPr>
        <w:t xml:space="preserve"> of both pre-post surveys (</w:t>
      </w:r>
      <w:r w:rsidRPr="00661EE4">
        <w:rPr>
          <w:rFonts w:ascii="Times" w:hAnsi="Times" w:cs="Times New Roman"/>
        </w:rPr>
        <w:t>Nagaland ≈ 91</w:t>
      </w:r>
      <w:r>
        <w:rPr>
          <w:rFonts w:ascii="Times" w:hAnsi="Times" w:cs="Times New Roman"/>
        </w:rPr>
        <w:t>%, i.e.</w:t>
      </w:r>
      <w:r w:rsidRPr="00661EE4">
        <w:rPr>
          <w:rFonts w:ascii="Times" w:hAnsi="Times" w:cs="Times New Roman"/>
        </w:rPr>
        <w:t xml:space="preserve"> 9 out of 10 finish</w:t>
      </w:r>
      <w:r>
        <w:rPr>
          <w:rFonts w:ascii="Times" w:hAnsi="Times" w:cs="Times New Roman"/>
        </w:rPr>
        <w:t xml:space="preserve">ed both surveys, </w:t>
      </w:r>
      <w:r w:rsidRPr="00661EE4">
        <w:rPr>
          <w:rFonts w:ascii="Times" w:hAnsi="Times" w:cs="Times New Roman"/>
        </w:rPr>
        <w:t>Manipur &amp; Mizoram ≈ 80 %</w:t>
      </w:r>
      <w:r>
        <w:rPr>
          <w:rFonts w:ascii="Times" w:hAnsi="Times" w:cs="Times New Roman"/>
        </w:rPr>
        <w:t xml:space="preserve">, </w:t>
      </w:r>
      <w:r w:rsidRPr="00661EE4">
        <w:rPr>
          <w:rFonts w:ascii="Times" w:hAnsi="Times" w:cs="Times New Roman"/>
        </w:rPr>
        <w:t>Meghalaya ≈ 72 %</w:t>
      </w:r>
      <w:r>
        <w:rPr>
          <w:rFonts w:ascii="Times" w:hAnsi="Times" w:cs="Times New Roman"/>
        </w:rPr>
        <w:t xml:space="preserve">). </w:t>
      </w:r>
      <w:r w:rsidRPr="00661EE4">
        <w:rPr>
          <w:rFonts w:ascii="Times" w:hAnsi="Times" w:cs="Times New Roman"/>
        </w:rPr>
        <w:t>Telangana supplie</w:t>
      </w:r>
      <w:r>
        <w:rPr>
          <w:rFonts w:ascii="Times" w:hAnsi="Times" w:cs="Times New Roman"/>
        </w:rPr>
        <w:t>d</w:t>
      </w:r>
      <w:r w:rsidRPr="00661EE4">
        <w:rPr>
          <w:rFonts w:ascii="Times" w:hAnsi="Times" w:cs="Times New Roman"/>
        </w:rPr>
        <w:t xml:space="preserve"> the largest absolute count of completers (49), followed by Punjab</w:t>
      </w:r>
      <w:r>
        <w:rPr>
          <w:rFonts w:ascii="Times" w:hAnsi="Times" w:cs="Times New Roman"/>
        </w:rPr>
        <w:t xml:space="preserve"> and </w:t>
      </w:r>
      <w:r w:rsidRPr="00661EE4">
        <w:rPr>
          <w:rFonts w:ascii="Times" w:hAnsi="Times" w:cs="Times New Roman"/>
        </w:rPr>
        <w:t>Arunachal Pradesh</w:t>
      </w:r>
      <w:r>
        <w:rPr>
          <w:rFonts w:ascii="Times" w:hAnsi="Times" w:cs="Times New Roman"/>
        </w:rPr>
        <w:t xml:space="preserve">. Meanwhile, </w:t>
      </w:r>
      <w:r w:rsidRPr="00661EE4">
        <w:rPr>
          <w:rFonts w:ascii="Times" w:hAnsi="Times" w:cs="Times New Roman"/>
        </w:rPr>
        <w:t xml:space="preserve">Gujarat </w:t>
      </w:r>
      <w:r>
        <w:rPr>
          <w:rFonts w:ascii="Times" w:hAnsi="Times" w:cs="Times New Roman"/>
        </w:rPr>
        <w:t xml:space="preserve">completion rates were </w:t>
      </w:r>
      <w:r w:rsidRPr="00661EE4">
        <w:rPr>
          <w:rFonts w:ascii="Times" w:hAnsi="Times" w:cs="Times New Roman"/>
        </w:rPr>
        <w:t>below 10 %, indicating nearly everyone there dropped out after the pre-survey.</w:t>
      </w:r>
      <w:r>
        <w:rPr>
          <w:rFonts w:ascii="Times" w:hAnsi="Times" w:cs="Times New Roman"/>
        </w:rPr>
        <w:t xml:space="preserve"> Similarly, </w:t>
      </w:r>
      <w:r w:rsidRPr="00661EE4">
        <w:rPr>
          <w:rFonts w:ascii="Inter Fallback" w:eastAsia="Times New Roman" w:hAnsi="Inter Fallback" w:cs="Times New Roman"/>
          <w:kern w:val="0"/>
          <w:lang w:eastAsia="en-GB"/>
          <w14:ligatures w14:val="none"/>
        </w:rPr>
        <w:t>Andhra Pradesh, J&amp;K, Uttarakhand</w:t>
      </w:r>
      <w:r>
        <w:rPr>
          <w:rFonts w:ascii="Inter Fallback" w:eastAsia="Times New Roman" w:hAnsi="Inter Fallback" w:cs="Times New Roman"/>
          <w:kern w:val="0"/>
          <w:lang w:eastAsia="en-GB"/>
          <w14:ligatures w14:val="none"/>
        </w:rPr>
        <w:t xml:space="preserve"> were</w:t>
      </w:r>
      <w:r w:rsidRPr="00661EE4">
        <w:rPr>
          <w:rFonts w:ascii="Inter Fallback" w:eastAsia="Times New Roman" w:hAnsi="Inter Fallback" w:cs="Times New Roman"/>
          <w:kern w:val="0"/>
          <w:lang w:eastAsia="en-GB"/>
          <w14:ligatures w14:val="none"/>
        </w:rPr>
        <w:t xml:space="preserve"> all under 25 %.</w:t>
      </w:r>
      <w:r>
        <w:rPr>
          <w:rFonts w:ascii="Times" w:hAnsi="Times" w:cs="Times New Roman"/>
        </w:rPr>
        <w:t xml:space="preserve"> </w:t>
      </w:r>
      <w:r w:rsidRPr="00661EE4">
        <w:rPr>
          <w:rFonts w:ascii="Times" w:hAnsi="Times" w:cs="Times New Roman"/>
        </w:rPr>
        <w:t xml:space="preserve">Seven states </w:t>
      </w:r>
      <w:r>
        <w:rPr>
          <w:rFonts w:ascii="Times" w:hAnsi="Times" w:cs="Times New Roman"/>
        </w:rPr>
        <w:t xml:space="preserve">and </w:t>
      </w:r>
      <w:r w:rsidRPr="00661EE4">
        <w:rPr>
          <w:rFonts w:ascii="Times" w:hAnsi="Times" w:cs="Times New Roman"/>
        </w:rPr>
        <w:t>territories logged fewer than 10 total respondents</w:t>
      </w:r>
      <w:r>
        <w:rPr>
          <w:rFonts w:ascii="Times" w:hAnsi="Times" w:cs="Times New Roman"/>
        </w:rPr>
        <w:t xml:space="preserve"> so meaningful statistics could not be derived for them.</w:t>
      </w:r>
    </w:p>
    <w:p w14:paraId="22693DB6" w14:textId="77777777" w:rsidR="00661EE4" w:rsidRPr="00CB7E5A" w:rsidRDefault="00661EE4" w:rsidP="00572C65">
      <w:pPr>
        <w:spacing w:line="360" w:lineRule="auto"/>
        <w:rPr>
          <w:rFonts w:ascii="Times" w:hAnsi="Times" w:cs="Times New Roman"/>
        </w:rPr>
      </w:pPr>
    </w:p>
    <w:sectPr w:rsidR="00661EE4" w:rsidRPr="00CB7E5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Dr.Prabha S Chandra" w:date="2024-12-24T12:09:00Z" w:initials="DSC">
    <w:p w14:paraId="43A00A75" w14:textId="77777777" w:rsidR="00C044B1" w:rsidRDefault="00C044B1" w:rsidP="00C044B1">
      <w:pPr>
        <w:pStyle w:val="CommentText"/>
      </w:pPr>
      <w:r>
        <w:rPr>
          <w:rStyle w:val="CommentReference"/>
        </w:rPr>
        <w:annotationRef/>
      </w:r>
      <w:r>
        <w:t xml:space="preserve">This should come in scale description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3A00A7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A00A75" w16cid:durableId="2B2144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panose1 w:val="00000000000000000000"/>
    <w:charset w:val="00"/>
    <w:family w:val="auto"/>
    <w:pitch w:val="variable"/>
    <w:sig w:usb0="E00002FF" w:usb1="5000205A" w:usb2="00000000" w:usb3="00000000" w:csb0="0000019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Inter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85F6C"/>
    <w:multiLevelType w:val="multilevel"/>
    <w:tmpl w:val="DD22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01CC2"/>
    <w:multiLevelType w:val="multilevel"/>
    <w:tmpl w:val="F15A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A77D9"/>
    <w:multiLevelType w:val="hybridMultilevel"/>
    <w:tmpl w:val="C87CD050"/>
    <w:lvl w:ilvl="0" w:tplc="2574397C">
      <w:start w:val="4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771867"/>
    <w:multiLevelType w:val="multilevel"/>
    <w:tmpl w:val="B0D2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A6485"/>
    <w:multiLevelType w:val="multilevel"/>
    <w:tmpl w:val="5DD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2A6669"/>
    <w:multiLevelType w:val="multilevel"/>
    <w:tmpl w:val="222E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B7EB7"/>
    <w:multiLevelType w:val="multilevel"/>
    <w:tmpl w:val="FEB0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C379E"/>
    <w:multiLevelType w:val="hybridMultilevel"/>
    <w:tmpl w:val="B29CAD68"/>
    <w:lvl w:ilvl="0" w:tplc="0409000F">
      <w:start w:val="1"/>
      <w:numFmt w:val="decimal"/>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8" w15:restartNumberingAfterBreak="0">
    <w:nsid w:val="1CA22901"/>
    <w:multiLevelType w:val="multilevel"/>
    <w:tmpl w:val="703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23BC9"/>
    <w:multiLevelType w:val="multilevel"/>
    <w:tmpl w:val="7996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A50CD"/>
    <w:multiLevelType w:val="multilevel"/>
    <w:tmpl w:val="5DD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204AF0"/>
    <w:multiLevelType w:val="hybridMultilevel"/>
    <w:tmpl w:val="DFB8137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051E1D"/>
    <w:multiLevelType w:val="multilevel"/>
    <w:tmpl w:val="0424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27286"/>
    <w:multiLevelType w:val="multilevel"/>
    <w:tmpl w:val="BF3AC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9081C"/>
    <w:multiLevelType w:val="hybridMultilevel"/>
    <w:tmpl w:val="9FECB606"/>
    <w:lvl w:ilvl="0" w:tplc="071C1DD4">
      <w:start w:val="5"/>
      <w:numFmt w:val="bullet"/>
      <w:lvlText w:val="-"/>
      <w:lvlJc w:val="left"/>
      <w:pPr>
        <w:ind w:left="720" w:hanging="360"/>
      </w:pPr>
      <w:rPr>
        <w:rFonts w:ascii="Times" w:eastAsiaTheme="minorEastAsia" w:hAns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1B20CB"/>
    <w:multiLevelType w:val="multilevel"/>
    <w:tmpl w:val="FA04FA2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B0464"/>
    <w:multiLevelType w:val="multilevel"/>
    <w:tmpl w:val="255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C2B2B"/>
    <w:multiLevelType w:val="multilevel"/>
    <w:tmpl w:val="5DD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0F2C0F"/>
    <w:multiLevelType w:val="hybridMultilevel"/>
    <w:tmpl w:val="B9EAD308"/>
    <w:lvl w:ilvl="0" w:tplc="FFFFFFFF">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FA5B17"/>
    <w:multiLevelType w:val="hybridMultilevel"/>
    <w:tmpl w:val="B9EAD308"/>
    <w:lvl w:ilvl="0" w:tplc="5726CCD2">
      <w:start w:val="1"/>
      <w:numFmt w:val="lowerLetter"/>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EF0432F"/>
    <w:multiLevelType w:val="hybridMultilevel"/>
    <w:tmpl w:val="5ECAE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9E0C75"/>
    <w:multiLevelType w:val="multilevel"/>
    <w:tmpl w:val="37B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D3456"/>
    <w:multiLevelType w:val="multilevel"/>
    <w:tmpl w:val="2644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B3636D"/>
    <w:multiLevelType w:val="multilevel"/>
    <w:tmpl w:val="5DD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65060C"/>
    <w:multiLevelType w:val="multilevel"/>
    <w:tmpl w:val="580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B7A3E"/>
    <w:multiLevelType w:val="multilevel"/>
    <w:tmpl w:val="DB40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E0F33"/>
    <w:multiLevelType w:val="hybridMultilevel"/>
    <w:tmpl w:val="7520AAB2"/>
    <w:lvl w:ilvl="0" w:tplc="1CF0A01A">
      <w:start w:val="4"/>
      <w:numFmt w:val="bullet"/>
      <w:lvlText w:val=""/>
      <w:lvlJc w:val="left"/>
      <w:pPr>
        <w:ind w:left="720" w:hanging="360"/>
      </w:pPr>
      <w:rPr>
        <w:rFonts w:ascii="Wingdings" w:eastAsiaTheme="minorHAnsi" w:hAnsi="Wingdings" w:cs="Lath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D9151E"/>
    <w:multiLevelType w:val="multilevel"/>
    <w:tmpl w:val="9DC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E509E"/>
    <w:multiLevelType w:val="multilevel"/>
    <w:tmpl w:val="E5E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3639D"/>
    <w:multiLevelType w:val="hybridMultilevel"/>
    <w:tmpl w:val="DA3A9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6262F3C"/>
    <w:multiLevelType w:val="multilevel"/>
    <w:tmpl w:val="5DD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6D6309"/>
    <w:multiLevelType w:val="multilevel"/>
    <w:tmpl w:val="15B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43B62"/>
    <w:multiLevelType w:val="multilevel"/>
    <w:tmpl w:val="A1F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405E6"/>
    <w:multiLevelType w:val="hybridMultilevel"/>
    <w:tmpl w:val="1A0E0C8E"/>
    <w:lvl w:ilvl="0" w:tplc="64EC0DAE">
      <w:start w:val="4"/>
      <w:numFmt w:val="bullet"/>
      <w:lvlText w:val="-"/>
      <w:lvlJc w:val="left"/>
      <w:pPr>
        <w:ind w:left="720" w:hanging="360"/>
      </w:pPr>
      <w:rPr>
        <w:rFonts w:ascii="Aptos" w:eastAsiaTheme="minorHAnsi" w:hAnsi="Aptos" w:cs="Lath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350DF0"/>
    <w:multiLevelType w:val="hybridMultilevel"/>
    <w:tmpl w:val="DBFE5D9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5E41B19"/>
    <w:multiLevelType w:val="multilevel"/>
    <w:tmpl w:val="A9B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A097D"/>
    <w:multiLevelType w:val="hybridMultilevel"/>
    <w:tmpl w:val="3FA4C3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8A84E69"/>
    <w:multiLevelType w:val="multilevel"/>
    <w:tmpl w:val="90DA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5752D9"/>
    <w:multiLevelType w:val="hybridMultilevel"/>
    <w:tmpl w:val="B9EAD308"/>
    <w:lvl w:ilvl="0" w:tplc="FFFFFFFF">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EE0540"/>
    <w:multiLevelType w:val="multilevel"/>
    <w:tmpl w:val="2660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B063A6"/>
    <w:multiLevelType w:val="multilevel"/>
    <w:tmpl w:val="6A06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899255">
    <w:abstractNumId w:val="26"/>
  </w:num>
  <w:num w:numId="2" w16cid:durableId="1065760165">
    <w:abstractNumId w:val="17"/>
  </w:num>
  <w:num w:numId="3" w16cid:durableId="643655601">
    <w:abstractNumId w:val="6"/>
  </w:num>
  <w:num w:numId="4" w16cid:durableId="517817811">
    <w:abstractNumId w:val="3"/>
  </w:num>
  <w:num w:numId="5" w16cid:durableId="395788260">
    <w:abstractNumId w:val="40"/>
  </w:num>
  <w:num w:numId="6" w16cid:durableId="1643077195">
    <w:abstractNumId w:val="0"/>
  </w:num>
  <w:num w:numId="7" w16cid:durableId="2051414336">
    <w:abstractNumId w:val="9"/>
  </w:num>
  <w:num w:numId="8" w16cid:durableId="491339045">
    <w:abstractNumId w:val="8"/>
  </w:num>
  <w:num w:numId="9" w16cid:durableId="1496529020">
    <w:abstractNumId w:val="1"/>
  </w:num>
  <w:num w:numId="10" w16cid:durableId="1978535154">
    <w:abstractNumId w:val="32"/>
  </w:num>
  <w:num w:numId="11" w16cid:durableId="1606965048">
    <w:abstractNumId w:val="21"/>
  </w:num>
  <w:num w:numId="12" w16cid:durableId="983970420">
    <w:abstractNumId w:val="39"/>
  </w:num>
  <w:num w:numId="13" w16cid:durableId="516425860">
    <w:abstractNumId w:val="16"/>
  </w:num>
  <w:num w:numId="14" w16cid:durableId="542138238">
    <w:abstractNumId w:val="12"/>
  </w:num>
  <w:num w:numId="15" w16cid:durableId="1647783894">
    <w:abstractNumId w:val="35"/>
  </w:num>
  <w:num w:numId="16" w16cid:durableId="1601987257">
    <w:abstractNumId w:val="28"/>
  </w:num>
  <w:num w:numId="17" w16cid:durableId="1390493727">
    <w:abstractNumId w:val="22"/>
  </w:num>
  <w:num w:numId="18" w16cid:durableId="2076930606">
    <w:abstractNumId w:val="37"/>
  </w:num>
  <w:num w:numId="19" w16cid:durableId="711416292">
    <w:abstractNumId w:val="13"/>
  </w:num>
  <w:num w:numId="20" w16cid:durableId="734162894">
    <w:abstractNumId w:val="25"/>
  </w:num>
  <w:num w:numId="21" w16cid:durableId="1391003519">
    <w:abstractNumId w:val="5"/>
  </w:num>
  <w:num w:numId="22" w16cid:durableId="823669951">
    <w:abstractNumId w:val="33"/>
  </w:num>
  <w:num w:numId="23" w16cid:durableId="670985213">
    <w:abstractNumId w:val="36"/>
  </w:num>
  <w:num w:numId="24" w16cid:durableId="936793469">
    <w:abstractNumId w:val="29"/>
  </w:num>
  <w:num w:numId="25" w16cid:durableId="881673089">
    <w:abstractNumId w:val="24"/>
  </w:num>
  <w:num w:numId="26" w16cid:durableId="1682585193">
    <w:abstractNumId w:val="31"/>
  </w:num>
  <w:num w:numId="27" w16cid:durableId="340353357">
    <w:abstractNumId w:val="2"/>
  </w:num>
  <w:num w:numId="28" w16cid:durableId="913930292">
    <w:abstractNumId w:val="27"/>
  </w:num>
  <w:num w:numId="29" w16cid:durableId="615789807">
    <w:abstractNumId w:val="14"/>
  </w:num>
  <w:num w:numId="30" w16cid:durableId="1908147307">
    <w:abstractNumId w:val="20"/>
  </w:num>
  <w:num w:numId="31" w16cid:durableId="1382367969">
    <w:abstractNumId w:val="34"/>
  </w:num>
  <w:num w:numId="32" w16cid:durableId="1396901651">
    <w:abstractNumId w:val="15"/>
    <w:lvlOverride w:ilvl="0">
      <w:lvl w:ilvl="0">
        <w:numFmt w:val="lowerLetter"/>
        <w:lvlText w:val="%1."/>
        <w:lvlJc w:val="left"/>
      </w:lvl>
    </w:lvlOverride>
  </w:num>
  <w:num w:numId="33" w16cid:durableId="1918975566">
    <w:abstractNumId w:val="11"/>
  </w:num>
  <w:num w:numId="34" w16cid:durableId="2121755288">
    <w:abstractNumId w:val="7"/>
  </w:num>
  <w:num w:numId="35" w16cid:durableId="987513974">
    <w:abstractNumId w:val="19"/>
  </w:num>
  <w:num w:numId="36" w16cid:durableId="2061593529">
    <w:abstractNumId w:val="18"/>
  </w:num>
  <w:num w:numId="37" w16cid:durableId="404106351">
    <w:abstractNumId w:val="38"/>
  </w:num>
  <w:num w:numId="38" w16cid:durableId="11611427">
    <w:abstractNumId w:val="4"/>
  </w:num>
  <w:num w:numId="39" w16cid:durableId="335420173">
    <w:abstractNumId w:val="23"/>
  </w:num>
  <w:num w:numId="40" w16cid:durableId="1485051350">
    <w:abstractNumId w:val="30"/>
  </w:num>
  <w:num w:numId="41" w16cid:durableId="25054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Prabha S Chandra">
    <w15:presenceInfo w15:providerId="AD" w15:userId="S-1-5-21-3668886437-1475624101-824613203-3105"/>
  </w15:person>
  <w15:person w15:author="Ellie Vaiphei">
    <w15:presenceInfo w15:providerId="Windows Live" w15:userId="46550d033e18f2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6C"/>
    <w:rsid w:val="000130F7"/>
    <w:rsid w:val="00033049"/>
    <w:rsid w:val="000407B7"/>
    <w:rsid w:val="00071CE4"/>
    <w:rsid w:val="00083B10"/>
    <w:rsid w:val="0009362E"/>
    <w:rsid w:val="000C53B8"/>
    <w:rsid w:val="00110175"/>
    <w:rsid w:val="00157EAA"/>
    <w:rsid w:val="001829DC"/>
    <w:rsid w:val="001F74CD"/>
    <w:rsid w:val="00202C22"/>
    <w:rsid w:val="00211BBD"/>
    <w:rsid w:val="0023065E"/>
    <w:rsid w:val="002A569D"/>
    <w:rsid w:val="002B5D2D"/>
    <w:rsid w:val="002C4E64"/>
    <w:rsid w:val="002D29D1"/>
    <w:rsid w:val="002D3634"/>
    <w:rsid w:val="002F23EE"/>
    <w:rsid w:val="00300FC9"/>
    <w:rsid w:val="00334FAC"/>
    <w:rsid w:val="0034040C"/>
    <w:rsid w:val="003A14F1"/>
    <w:rsid w:val="003C1C4B"/>
    <w:rsid w:val="004128D3"/>
    <w:rsid w:val="00422975"/>
    <w:rsid w:val="004B13B2"/>
    <w:rsid w:val="004C7E84"/>
    <w:rsid w:val="004E3F84"/>
    <w:rsid w:val="0050696E"/>
    <w:rsid w:val="00527656"/>
    <w:rsid w:val="0057297B"/>
    <w:rsid w:val="00572C65"/>
    <w:rsid w:val="0057337E"/>
    <w:rsid w:val="00581554"/>
    <w:rsid w:val="005944DA"/>
    <w:rsid w:val="005C2191"/>
    <w:rsid w:val="006258EA"/>
    <w:rsid w:val="0065716C"/>
    <w:rsid w:val="00661EE4"/>
    <w:rsid w:val="006A5420"/>
    <w:rsid w:val="006B3D6C"/>
    <w:rsid w:val="006F7821"/>
    <w:rsid w:val="00725786"/>
    <w:rsid w:val="00746969"/>
    <w:rsid w:val="00760412"/>
    <w:rsid w:val="007660A8"/>
    <w:rsid w:val="00774B7F"/>
    <w:rsid w:val="00780367"/>
    <w:rsid w:val="00782685"/>
    <w:rsid w:val="00791733"/>
    <w:rsid w:val="007C5EAB"/>
    <w:rsid w:val="007C6ACF"/>
    <w:rsid w:val="007F1C1C"/>
    <w:rsid w:val="007F7433"/>
    <w:rsid w:val="008C5B28"/>
    <w:rsid w:val="008F7939"/>
    <w:rsid w:val="008F7D10"/>
    <w:rsid w:val="00932453"/>
    <w:rsid w:val="00970DF6"/>
    <w:rsid w:val="009B6FA6"/>
    <w:rsid w:val="009C2096"/>
    <w:rsid w:val="009E6E9A"/>
    <w:rsid w:val="009F4C0C"/>
    <w:rsid w:val="00A04855"/>
    <w:rsid w:val="00A12C28"/>
    <w:rsid w:val="00A3049F"/>
    <w:rsid w:val="00A7476D"/>
    <w:rsid w:val="00A800CC"/>
    <w:rsid w:val="00AB18FB"/>
    <w:rsid w:val="00AB4EAE"/>
    <w:rsid w:val="00AD71CF"/>
    <w:rsid w:val="00AF6988"/>
    <w:rsid w:val="00B318B8"/>
    <w:rsid w:val="00B35BC7"/>
    <w:rsid w:val="00B46F81"/>
    <w:rsid w:val="00B64DC8"/>
    <w:rsid w:val="00B82CBC"/>
    <w:rsid w:val="00BA1F39"/>
    <w:rsid w:val="00BB0B9A"/>
    <w:rsid w:val="00BE5712"/>
    <w:rsid w:val="00BE58D0"/>
    <w:rsid w:val="00BF4E95"/>
    <w:rsid w:val="00BF5D79"/>
    <w:rsid w:val="00C044B1"/>
    <w:rsid w:val="00C104A0"/>
    <w:rsid w:val="00C354C7"/>
    <w:rsid w:val="00C3775A"/>
    <w:rsid w:val="00C57C92"/>
    <w:rsid w:val="00C62B94"/>
    <w:rsid w:val="00C7555B"/>
    <w:rsid w:val="00C81BA1"/>
    <w:rsid w:val="00C8225F"/>
    <w:rsid w:val="00C8479E"/>
    <w:rsid w:val="00C90102"/>
    <w:rsid w:val="00C9284D"/>
    <w:rsid w:val="00CB75CE"/>
    <w:rsid w:val="00CB7E5A"/>
    <w:rsid w:val="00CC3AF5"/>
    <w:rsid w:val="00CE1418"/>
    <w:rsid w:val="00CE30BA"/>
    <w:rsid w:val="00D47424"/>
    <w:rsid w:val="00D637DE"/>
    <w:rsid w:val="00D66601"/>
    <w:rsid w:val="00D94906"/>
    <w:rsid w:val="00DD40E0"/>
    <w:rsid w:val="00E22DBB"/>
    <w:rsid w:val="00E745B7"/>
    <w:rsid w:val="00E74B46"/>
    <w:rsid w:val="00EA272A"/>
    <w:rsid w:val="00ED7700"/>
    <w:rsid w:val="00EE576F"/>
    <w:rsid w:val="00EF093C"/>
    <w:rsid w:val="00F411A2"/>
    <w:rsid w:val="00F64ABF"/>
    <w:rsid w:val="00F738C6"/>
    <w:rsid w:val="00FC11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3044"/>
  <w15:chartTrackingRefBased/>
  <w15:docId w15:val="{1195454C-3D2D-9C49-98D1-A8D7586A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gu-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657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7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1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1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1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1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7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16C"/>
    <w:rPr>
      <w:rFonts w:eastAsiaTheme="majorEastAsia" w:cstheme="majorBidi"/>
      <w:color w:val="272727" w:themeColor="text1" w:themeTint="D8"/>
    </w:rPr>
  </w:style>
  <w:style w:type="paragraph" w:styleId="Title">
    <w:name w:val="Title"/>
    <w:basedOn w:val="Normal"/>
    <w:next w:val="Normal"/>
    <w:link w:val="TitleChar"/>
    <w:uiPriority w:val="10"/>
    <w:qFormat/>
    <w:rsid w:val="006571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1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1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716C"/>
    <w:rPr>
      <w:rFonts w:cs="Latha"/>
      <w:i/>
      <w:iCs/>
      <w:color w:val="404040" w:themeColor="text1" w:themeTint="BF"/>
    </w:rPr>
  </w:style>
  <w:style w:type="paragraph" w:styleId="ListParagraph">
    <w:name w:val="List Paragraph"/>
    <w:basedOn w:val="Normal"/>
    <w:uiPriority w:val="34"/>
    <w:qFormat/>
    <w:rsid w:val="0065716C"/>
    <w:pPr>
      <w:ind w:left="720"/>
      <w:contextualSpacing/>
    </w:pPr>
  </w:style>
  <w:style w:type="character" w:styleId="IntenseEmphasis">
    <w:name w:val="Intense Emphasis"/>
    <w:basedOn w:val="DefaultParagraphFont"/>
    <w:uiPriority w:val="21"/>
    <w:qFormat/>
    <w:rsid w:val="0065716C"/>
    <w:rPr>
      <w:i/>
      <w:iCs/>
      <w:color w:val="0F4761" w:themeColor="accent1" w:themeShade="BF"/>
    </w:rPr>
  </w:style>
  <w:style w:type="paragraph" w:styleId="IntenseQuote">
    <w:name w:val="Intense Quote"/>
    <w:basedOn w:val="Normal"/>
    <w:next w:val="Normal"/>
    <w:link w:val="IntenseQuoteChar"/>
    <w:uiPriority w:val="30"/>
    <w:qFormat/>
    <w:rsid w:val="0065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16C"/>
    <w:rPr>
      <w:rFonts w:cs="Latha"/>
      <w:i/>
      <w:iCs/>
      <w:color w:val="0F4761" w:themeColor="accent1" w:themeShade="BF"/>
    </w:rPr>
  </w:style>
  <w:style w:type="character" w:styleId="IntenseReference">
    <w:name w:val="Intense Reference"/>
    <w:basedOn w:val="DefaultParagraphFont"/>
    <w:uiPriority w:val="32"/>
    <w:qFormat/>
    <w:rsid w:val="0065716C"/>
    <w:rPr>
      <w:b/>
      <w:bCs/>
      <w:smallCaps/>
      <w:color w:val="0F4761" w:themeColor="accent1" w:themeShade="BF"/>
      <w:spacing w:val="5"/>
    </w:rPr>
  </w:style>
  <w:style w:type="character" w:styleId="Hyperlink">
    <w:name w:val="Hyperlink"/>
    <w:basedOn w:val="DefaultParagraphFont"/>
    <w:uiPriority w:val="99"/>
    <w:unhideWhenUsed/>
    <w:rsid w:val="009E6E9A"/>
    <w:rPr>
      <w:color w:val="467886" w:themeColor="hyperlink"/>
      <w:u w:val="single"/>
    </w:rPr>
  </w:style>
  <w:style w:type="character" w:styleId="UnresolvedMention">
    <w:name w:val="Unresolved Mention"/>
    <w:basedOn w:val="DefaultParagraphFont"/>
    <w:uiPriority w:val="99"/>
    <w:semiHidden/>
    <w:unhideWhenUsed/>
    <w:rsid w:val="009E6E9A"/>
    <w:rPr>
      <w:color w:val="605E5C"/>
      <w:shd w:val="clear" w:color="auto" w:fill="E1DFDD"/>
    </w:rPr>
  </w:style>
  <w:style w:type="paragraph" w:styleId="NormalWeb">
    <w:name w:val="Normal (Web)"/>
    <w:basedOn w:val="Normal"/>
    <w:uiPriority w:val="99"/>
    <w:unhideWhenUsed/>
    <w:rsid w:val="002D29D1"/>
    <w:rPr>
      <w:rFonts w:ascii="Times New Roman" w:hAnsi="Times New Roman" w:cs="Times New Roman"/>
    </w:rPr>
  </w:style>
  <w:style w:type="character" w:styleId="Strong">
    <w:name w:val="Strong"/>
    <w:basedOn w:val="DefaultParagraphFont"/>
    <w:uiPriority w:val="22"/>
    <w:qFormat/>
    <w:rsid w:val="00A800CC"/>
    <w:rPr>
      <w:b/>
      <w:bCs/>
    </w:rPr>
  </w:style>
  <w:style w:type="character" w:styleId="CommentReference">
    <w:name w:val="annotation reference"/>
    <w:basedOn w:val="DefaultParagraphFont"/>
    <w:uiPriority w:val="99"/>
    <w:semiHidden/>
    <w:unhideWhenUsed/>
    <w:rsid w:val="00A800CC"/>
    <w:rPr>
      <w:sz w:val="16"/>
      <w:szCs w:val="16"/>
    </w:rPr>
  </w:style>
  <w:style w:type="paragraph" w:styleId="CommentText">
    <w:name w:val="annotation text"/>
    <w:basedOn w:val="Normal"/>
    <w:link w:val="CommentTextChar"/>
    <w:uiPriority w:val="99"/>
    <w:unhideWhenUsed/>
    <w:rsid w:val="00A800CC"/>
    <w:rPr>
      <w:sz w:val="20"/>
      <w:szCs w:val="20"/>
      <w:lang w:val="en-GB"/>
    </w:rPr>
  </w:style>
  <w:style w:type="character" w:customStyle="1" w:styleId="CommentTextChar">
    <w:name w:val="Comment Text Char"/>
    <w:basedOn w:val="DefaultParagraphFont"/>
    <w:link w:val="CommentText"/>
    <w:uiPriority w:val="99"/>
    <w:rsid w:val="00A800CC"/>
    <w:rPr>
      <w:rFonts w:cs="Latha"/>
      <w:sz w:val="20"/>
      <w:szCs w:val="20"/>
      <w:lang w:val="en-GB"/>
    </w:rPr>
  </w:style>
  <w:style w:type="paragraph" w:customStyle="1" w:styleId="TableParagraph">
    <w:name w:val="Table Paragraph"/>
    <w:basedOn w:val="Normal"/>
    <w:uiPriority w:val="1"/>
    <w:qFormat/>
    <w:rsid w:val="00774B7F"/>
    <w:pPr>
      <w:widowControl w:val="0"/>
      <w:autoSpaceDE w:val="0"/>
      <w:autoSpaceDN w:val="0"/>
      <w:ind w:left="110"/>
    </w:pPr>
    <w:rPr>
      <w:rFonts w:ascii="Times New Roman" w:eastAsia="Times New Roman" w:hAnsi="Times New Roman" w:cs="Times New Roman"/>
      <w:kern w:val="0"/>
      <w:sz w:val="22"/>
      <w:szCs w:val="22"/>
      <w:lang w:val="en-US" w:bidi="ar-SA"/>
      <w14:ligatures w14:val="none"/>
    </w:rPr>
  </w:style>
  <w:style w:type="paragraph" w:styleId="BodyText">
    <w:name w:val="Body Text"/>
    <w:basedOn w:val="Normal"/>
    <w:link w:val="BodyTextChar"/>
    <w:uiPriority w:val="1"/>
    <w:qFormat/>
    <w:rsid w:val="00E22DBB"/>
    <w:pPr>
      <w:widowControl w:val="0"/>
    </w:pPr>
    <w:rPr>
      <w:rFonts w:ascii="Times New Roman" w:eastAsia="Times New Roman" w:hAnsi="Times New Roman" w:cs="Times New Roman"/>
      <w:kern w:val="0"/>
      <w:lang w:val="en-US" w:eastAsia="en-IN" w:bidi="ar-SA"/>
      <w14:ligatures w14:val="none"/>
    </w:rPr>
  </w:style>
  <w:style w:type="character" w:customStyle="1" w:styleId="BodyTextChar">
    <w:name w:val="Body Text Char"/>
    <w:basedOn w:val="DefaultParagraphFont"/>
    <w:link w:val="BodyText"/>
    <w:uiPriority w:val="1"/>
    <w:rsid w:val="00E22DBB"/>
    <w:rPr>
      <w:rFonts w:ascii="Times New Roman" w:eastAsia="Times New Roman" w:hAnsi="Times New Roman" w:cs="Times New Roman"/>
      <w:kern w:val="0"/>
      <w:lang w:val="en-US" w:eastAsia="en-IN" w:bidi="ar-SA"/>
      <w14:ligatures w14:val="none"/>
    </w:rPr>
  </w:style>
  <w:style w:type="table" w:styleId="TableGrid">
    <w:name w:val="Table Grid"/>
    <w:basedOn w:val="TableNormal"/>
    <w:uiPriority w:val="39"/>
    <w:rsid w:val="00CB7E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er-generated">
    <w:name w:val="user-generated"/>
    <w:basedOn w:val="DefaultParagraphFont"/>
    <w:rsid w:val="00CB7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9393">
      <w:bodyDiv w:val="1"/>
      <w:marLeft w:val="0"/>
      <w:marRight w:val="0"/>
      <w:marTop w:val="0"/>
      <w:marBottom w:val="0"/>
      <w:divBdr>
        <w:top w:val="none" w:sz="0" w:space="0" w:color="auto"/>
        <w:left w:val="none" w:sz="0" w:space="0" w:color="auto"/>
        <w:bottom w:val="none" w:sz="0" w:space="0" w:color="auto"/>
        <w:right w:val="none" w:sz="0" w:space="0" w:color="auto"/>
      </w:divBdr>
    </w:div>
    <w:div w:id="34089969">
      <w:bodyDiv w:val="1"/>
      <w:marLeft w:val="0"/>
      <w:marRight w:val="0"/>
      <w:marTop w:val="0"/>
      <w:marBottom w:val="0"/>
      <w:divBdr>
        <w:top w:val="none" w:sz="0" w:space="0" w:color="auto"/>
        <w:left w:val="none" w:sz="0" w:space="0" w:color="auto"/>
        <w:bottom w:val="none" w:sz="0" w:space="0" w:color="auto"/>
        <w:right w:val="none" w:sz="0" w:space="0" w:color="auto"/>
      </w:divBdr>
    </w:div>
    <w:div w:id="38163498">
      <w:bodyDiv w:val="1"/>
      <w:marLeft w:val="0"/>
      <w:marRight w:val="0"/>
      <w:marTop w:val="0"/>
      <w:marBottom w:val="0"/>
      <w:divBdr>
        <w:top w:val="none" w:sz="0" w:space="0" w:color="auto"/>
        <w:left w:val="none" w:sz="0" w:space="0" w:color="auto"/>
        <w:bottom w:val="none" w:sz="0" w:space="0" w:color="auto"/>
        <w:right w:val="none" w:sz="0" w:space="0" w:color="auto"/>
      </w:divBdr>
      <w:divsChild>
        <w:div w:id="1268393935">
          <w:marLeft w:val="0"/>
          <w:marRight w:val="0"/>
          <w:marTop w:val="0"/>
          <w:marBottom w:val="0"/>
          <w:divBdr>
            <w:top w:val="none" w:sz="0" w:space="0" w:color="auto"/>
            <w:left w:val="none" w:sz="0" w:space="0" w:color="auto"/>
            <w:bottom w:val="none" w:sz="0" w:space="0" w:color="auto"/>
            <w:right w:val="none" w:sz="0" w:space="0" w:color="auto"/>
          </w:divBdr>
          <w:divsChild>
            <w:div w:id="11552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2462">
      <w:bodyDiv w:val="1"/>
      <w:marLeft w:val="0"/>
      <w:marRight w:val="0"/>
      <w:marTop w:val="0"/>
      <w:marBottom w:val="0"/>
      <w:divBdr>
        <w:top w:val="none" w:sz="0" w:space="0" w:color="auto"/>
        <w:left w:val="none" w:sz="0" w:space="0" w:color="auto"/>
        <w:bottom w:val="none" w:sz="0" w:space="0" w:color="auto"/>
        <w:right w:val="none" w:sz="0" w:space="0" w:color="auto"/>
      </w:divBdr>
      <w:divsChild>
        <w:div w:id="1010719880">
          <w:marLeft w:val="0"/>
          <w:marRight w:val="0"/>
          <w:marTop w:val="0"/>
          <w:marBottom w:val="0"/>
          <w:divBdr>
            <w:top w:val="none" w:sz="0" w:space="0" w:color="auto"/>
            <w:left w:val="none" w:sz="0" w:space="0" w:color="auto"/>
            <w:bottom w:val="none" w:sz="0" w:space="0" w:color="auto"/>
            <w:right w:val="none" w:sz="0" w:space="0" w:color="auto"/>
          </w:divBdr>
          <w:divsChild>
            <w:div w:id="1545292290">
              <w:marLeft w:val="0"/>
              <w:marRight w:val="0"/>
              <w:marTop w:val="0"/>
              <w:marBottom w:val="0"/>
              <w:divBdr>
                <w:top w:val="none" w:sz="0" w:space="0" w:color="auto"/>
                <w:left w:val="none" w:sz="0" w:space="0" w:color="auto"/>
                <w:bottom w:val="none" w:sz="0" w:space="0" w:color="auto"/>
                <w:right w:val="none" w:sz="0" w:space="0" w:color="auto"/>
              </w:divBdr>
              <w:divsChild>
                <w:div w:id="167005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264890">
      <w:bodyDiv w:val="1"/>
      <w:marLeft w:val="0"/>
      <w:marRight w:val="0"/>
      <w:marTop w:val="0"/>
      <w:marBottom w:val="0"/>
      <w:divBdr>
        <w:top w:val="none" w:sz="0" w:space="0" w:color="auto"/>
        <w:left w:val="none" w:sz="0" w:space="0" w:color="auto"/>
        <w:bottom w:val="none" w:sz="0" w:space="0" w:color="auto"/>
        <w:right w:val="none" w:sz="0" w:space="0" w:color="auto"/>
      </w:divBdr>
    </w:div>
    <w:div w:id="322779939">
      <w:bodyDiv w:val="1"/>
      <w:marLeft w:val="0"/>
      <w:marRight w:val="0"/>
      <w:marTop w:val="0"/>
      <w:marBottom w:val="0"/>
      <w:divBdr>
        <w:top w:val="none" w:sz="0" w:space="0" w:color="auto"/>
        <w:left w:val="none" w:sz="0" w:space="0" w:color="auto"/>
        <w:bottom w:val="none" w:sz="0" w:space="0" w:color="auto"/>
        <w:right w:val="none" w:sz="0" w:space="0" w:color="auto"/>
      </w:divBdr>
      <w:divsChild>
        <w:div w:id="2059085004">
          <w:marLeft w:val="0"/>
          <w:marRight w:val="0"/>
          <w:marTop w:val="0"/>
          <w:marBottom w:val="0"/>
          <w:divBdr>
            <w:top w:val="none" w:sz="0" w:space="0" w:color="auto"/>
            <w:left w:val="none" w:sz="0" w:space="0" w:color="auto"/>
            <w:bottom w:val="none" w:sz="0" w:space="0" w:color="auto"/>
            <w:right w:val="none" w:sz="0" w:space="0" w:color="auto"/>
          </w:divBdr>
          <w:divsChild>
            <w:div w:id="18694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48205">
      <w:bodyDiv w:val="1"/>
      <w:marLeft w:val="0"/>
      <w:marRight w:val="0"/>
      <w:marTop w:val="0"/>
      <w:marBottom w:val="0"/>
      <w:divBdr>
        <w:top w:val="none" w:sz="0" w:space="0" w:color="auto"/>
        <w:left w:val="none" w:sz="0" w:space="0" w:color="auto"/>
        <w:bottom w:val="none" w:sz="0" w:space="0" w:color="auto"/>
        <w:right w:val="none" w:sz="0" w:space="0" w:color="auto"/>
      </w:divBdr>
    </w:div>
    <w:div w:id="345012992">
      <w:bodyDiv w:val="1"/>
      <w:marLeft w:val="0"/>
      <w:marRight w:val="0"/>
      <w:marTop w:val="0"/>
      <w:marBottom w:val="0"/>
      <w:divBdr>
        <w:top w:val="none" w:sz="0" w:space="0" w:color="auto"/>
        <w:left w:val="none" w:sz="0" w:space="0" w:color="auto"/>
        <w:bottom w:val="none" w:sz="0" w:space="0" w:color="auto"/>
        <w:right w:val="none" w:sz="0" w:space="0" w:color="auto"/>
      </w:divBdr>
      <w:divsChild>
        <w:div w:id="755247889">
          <w:marLeft w:val="0"/>
          <w:marRight w:val="0"/>
          <w:marTop w:val="0"/>
          <w:marBottom w:val="0"/>
          <w:divBdr>
            <w:top w:val="none" w:sz="0" w:space="0" w:color="auto"/>
            <w:left w:val="none" w:sz="0" w:space="0" w:color="auto"/>
            <w:bottom w:val="none" w:sz="0" w:space="0" w:color="auto"/>
            <w:right w:val="none" w:sz="0" w:space="0" w:color="auto"/>
          </w:divBdr>
          <w:divsChild>
            <w:div w:id="181288472">
              <w:marLeft w:val="0"/>
              <w:marRight w:val="0"/>
              <w:marTop w:val="0"/>
              <w:marBottom w:val="0"/>
              <w:divBdr>
                <w:top w:val="none" w:sz="0" w:space="0" w:color="auto"/>
                <w:left w:val="none" w:sz="0" w:space="0" w:color="auto"/>
                <w:bottom w:val="none" w:sz="0" w:space="0" w:color="auto"/>
                <w:right w:val="none" w:sz="0" w:space="0" w:color="auto"/>
              </w:divBdr>
              <w:divsChild>
                <w:div w:id="258100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55547250">
      <w:bodyDiv w:val="1"/>
      <w:marLeft w:val="0"/>
      <w:marRight w:val="0"/>
      <w:marTop w:val="0"/>
      <w:marBottom w:val="0"/>
      <w:divBdr>
        <w:top w:val="none" w:sz="0" w:space="0" w:color="auto"/>
        <w:left w:val="none" w:sz="0" w:space="0" w:color="auto"/>
        <w:bottom w:val="none" w:sz="0" w:space="0" w:color="auto"/>
        <w:right w:val="none" w:sz="0" w:space="0" w:color="auto"/>
      </w:divBdr>
    </w:div>
    <w:div w:id="356397763">
      <w:bodyDiv w:val="1"/>
      <w:marLeft w:val="0"/>
      <w:marRight w:val="0"/>
      <w:marTop w:val="0"/>
      <w:marBottom w:val="0"/>
      <w:divBdr>
        <w:top w:val="none" w:sz="0" w:space="0" w:color="auto"/>
        <w:left w:val="none" w:sz="0" w:space="0" w:color="auto"/>
        <w:bottom w:val="none" w:sz="0" w:space="0" w:color="auto"/>
        <w:right w:val="none" w:sz="0" w:space="0" w:color="auto"/>
      </w:divBdr>
      <w:divsChild>
        <w:div w:id="327515006">
          <w:marLeft w:val="0"/>
          <w:marRight w:val="0"/>
          <w:marTop w:val="0"/>
          <w:marBottom w:val="0"/>
          <w:divBdr>
            <w:top w:val="none" w:sz="0" w:space="0" w:color="auto"/>
            <w:left w:val="none" w:sz="0" w:space="0" w:color="auto"/>
            <w:bottom w:val="none" w:sz="0" w:space="0" w:color="auto"/>
            <w:right w:val="none" w:sz="0" w:space="0" w:color="auto"/>
          </w:divBdr>
        </w:div>
        <w:div w:id="1156797710">
          <w:marLeft w:val="0"/>
          <w:marRight w:val="0"/>
          <w:marTop w:val="0"/>
          <w:marBottom w:val="0"/>
          <w:divBdr>
            <w:top w:val="none" w:sz="0" w:space="0" w:color="auto"/>
            <w:left w:val="none" w:sz="0" w:space="0" w:color="auto"/>
            <w:bottom w:val="none" w:sz="0" w:space="0" w:color="auto"/>
            <w:right w:val="none" w:sz="0" w:space="0" w:color="auto"/>
          </w:divBdr>
        </w:div>
        <w:div w:id="202638817">
          <w:marLeft w:val="0"/>
          <w:marRight w:val="0"/>
          <w:marTop w:val="0"/>
          <w:marBottom w:val="0"/>
          <w:divBdr>
            <w:top w:val="none" w:sz="0" w:space="0" w:color="auto"/>
            <w:left w:val="none" w:sz="0" w:space="0" w:color="auto"/>
            <w:bottom w:val="none" w:sz="0" w:space="0" w:color="auto"/>
            <w:right w:val="none" w:sz="0" w:space="0" w:color="auto"/>
          </w:divBdr>
        </w:div>
      </w:divsChild>
    </w:div>
    <w:div w:id="385833191">
      <w:bodyDiv w:val="1"/>
      <w:marLeft w:val="0"/>
      <w:marRight w:val="0"/>
      <w:marTop w:val="0"/>
      <w:marBottom w:val="0"/>
      <w:divBdr>
        <w:top w:val="none" w:sz="0" w:space="0" w:color="auto"/>
        <w:left w:val="none" w:sz="0" w:space="0" w:color="auto"/>
        <w:bottom w:val="none" w:sz="0" w:space="0" w:color="auto"/>
        <w:right w:val="none" w:sz="0" w:space="0" w:color="auto"/>
      </w:divBdr>
    </w:div>
    <w:div w:id="449663462">
      <w:bodyDiv w:val="1"/>
      <w:marLeft w:val="0"/>
      <w:marRight w:val="0"/>
      <w:marTop w:val="0"/>
      <w:marBottom w:val="0"/>
      <w:divBdr>
        <w:top w:val="none" w:sz="0" w:space="0" w:color="auto"/>
        <w:left w:val="none" w:sz="0" w:space="0" w:color="auto"/>
        <w:bottom w:val="none" w:sz="0" w:space="0" w:color="auto"/>
        <w:right w:val="none" w:sz="0" w:space="0" w:color="auto"/>
      </w:divBdr>
      <w:divsChild>
        <w:div w:id="1634751555">
          <w:marLeft w:val="0"/>
          <w:marRight w:val="0"/>
          <w:marTop w:val="0"/>
          <w:marBottom w:val="0"/>
          <w:divBdr>
            <w:top w:val="none" w:sz="0" w:space="0" w:color="auto"/>
            <w:left w:val="none" w:sz="0" w:space="0" w:color="auto"/>
            <w:bottom w:val="none" w:sz="0" w:space="0" w:color="auto"/>
            <w:right w:val="none" w:sz="0" w:space="0" w:color="auto"/>
          </w:divBdr>
          <w:divsChild>
            <w:div w:id="2785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1969">
      <w:bodyDiv w:val="1"/>
      <w:marLeft w:val="0"/>
      <w:marRight w:val="0"/>
      <w:marTop w:val="0"/>
      <w:marBottom w:val="0"/>
      <w:divBdr>
        <w:top w:val="none" w:sz="0" w:space="0" w:color="auto"/>
        <w:left w:val="none" w:sz="0" w:space="0" w:color="auto"/>
        <w:bottom w:val="none" w:sz="0" w:space="0" w:color="auto"/>
        <w:right w:val="none" w:sz="0" w:space="0" w:color="auto"/>
      </w:divBdr>
      <w:divsChild>
        <w:div w:id="1559054084">
          <w:marLeft w:val="0"/>
          <w:marRight w:val="0"/>
          <w:marTop w:val="0"/>
          <w:marBottom w:val="0"/>
          <w:divBdr>
            <w:top w:val="none" w:sz="0" w:space="0" w:color="auto"/>
            <w:left w:val="none" w:sz="0" w:space="0" w:color="auto"/>
            <w:bottom w:val="none" w:sz="0" w:space="0" w:color="auto"/>
            <w:right w:val="none" w:sz="0" w:space="0" w:color="auto"/>
          </w:divBdr>
          <w:divsChild>
            <w:div w:id="1539859212">
              <w:marLeft w:val="0"/>
              <w:marRight w:val="0"/>
              <w:marTop w:val="0"/>
              <w:marBottom w:val="0"/>
              <w:divBdr>
                <w:top w:val="none" w:sz="0" w:space="0" w:color="auto"/>
                <w:left w:val="none" w:sz="0" w:space="0" w:color="auto"/>
                <w:bottom w:val="none" w:sz="0" w:space="0" w:color="auto"/>
                <w:right w:val="none" w:sz="0" w:space="0" w:color="auto"/>
              </w:divBdr>
              <w:divsChild>
                <w:div w:id="2080863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33426836">
      <w:bodyDiv w:val="1"/>
      <w:marLeft w:val="0"/>
      <w:marRight w:val="0"/>
      <w:marTop w:val="0"/>
      <w:marBottom w:val="0"/>
      <w:divBdr>
        <w:top w:val="none" w:sz="0" w:space="0" w:color="auto"/>
        <w:left w:val="none" w:sz="0" w:space="0" w:color="auto"/>
        <w:bottom w:val="none" w:sz="0" w:space="0" w:color="auto"/>
        <w:right w:val="none" w:sz="0" w:space="0" w:color="auto"/>
      </w:divBdr>
      <w:divsChild>
        <w:div w:id="336613203">
          <w:marLeft w:val="0"/>
          <w:marRight w:val="0"/>
          <w:marTop w:val="0"/>
          <w:marBottom w:val="0"/>
          <w:divBdr>
            <w:top w:val="none" w:sz="0" w:space="0" w:color="auto"/>
            <w:left w:val="none" w:sz="0" w:space="0" w:color="auto"/>
            <w:bottom w:val="none" w:sz="0" w:space="0" w:color="auto"/>
            <w:right w:val="none" w:sz="0" w:space="0" w:color="auto"/>
          </w:divBdr>
          <w:divsChild>
            <w:div w:id="16753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50">
      <w:bodyDiv w:val="1"/>
      <w:marLeft w:val="0"/>
      <w:marRight w:val="0"/>
      <w:marTop w:val="0"/>
      <w:marBottom w:val="0"/>
      <w:divBdr>
        <w:top w:val="none" w:sz="0" w:space="0" w:color="auto"/>
        <w:left w:val="none" w:sz="0" w:space="0" w:color="auto"/>
        <w:bottom w:val="none" w:sz="0" w:space="0" w:color="auto"/>
        <w:right w:val="none" w:sz="0" w:space="0" w:color="auto"/>
      </w:divBdr>
    </w:div>
    <w:div w:id="657075030">
      <w:bodyDiv w:val="1"/>
      <w:marLeft w:val="0"/>
      <w:marRight w:val="0"/>
      <w:marTop w:val="0"/>
      <w:marBottom w:val="0"/>
      <w:divBdr>
        <w:top w:val="none" w:sz="0" w:space="0" w:color="auto"/>
        <w:left w:val="none" w:sz="0" w:space="0" w:color="auto"/>
        <w:bottom w:val="none" w:sz="0" w:space="0" w:color="auto"/>
        <w:right w:val="none" w:sz="0" w:space="0" w:color="auto"/>
      </w:divBdr>
      <w:divsChild>
        <w:div w:id="1844469272">
          <w:marLeft w:val="0"/>
          <w:marRight w:val="0"/>
          <w:marTop w:val="0"/>
          <w:marBottom w:val="0"/>
          <w:divBdr>
            <w:top w:val="none" w:sz="0" w:space="0" w:color="auto"/>
            <w:left w:val="none" w:sz="0" w:space="0" w:color="auto"/>
            <w:bottom w:val="none" w:sz="0" w:space="0" w:color="auto"/>
            <w:right w:val="none" w:sz="0" w:space="0" w:color="auto"/>
          </w:divBdr>
        </w:div>
        <w:div w:id="1927153679">
          <w:marLeft w:val="0"/>
          <w:marRight w:val="0"/>
          <w:marTop w:val="0"/>
          <w:marBottom w:val="0"/>
          <w:divBdr>
            <w:top w:val="none" w:sz="0" w:space="0" w:color="auto"/>
            <w:left w:val="none" w:sz="0" w:space="0" w:color="auto"/>
            <w:bottom w:val="none" w:sz="0" w:space="0" w:color="auto"/>
            <w:right w:val="none" w:sz="0" w:space="0" w:color="auto"/>
          </w:divBdr>
        </w:div>
      </w:divsChild>
    </w:div>
    <w:div w:id="702823573">
      <w:bodyDiv w:val="1"/>
      <w:marLeft w:val="0"/>
      <w:marRight w:val="0"/>
      <w:marTop w:val="0"/>
      <w:marBottom w:val="0"/>
      <w:divBdr>
        <w:top w:val="none" w:sz="0" w:space="0" w:color="auto"/>
        <w:left w:val="none" w:sz="0" w:space="0" w:color="auto"/>
        <w:bottom w:val="none" w:sz="0" w:space="0" w:color="auto"/>
        <w:right w:val="none" w:sz="0" w:space="0" w:color="auto"/>
      </w:divBdr>
      <w:divsChild>
        <w:div w:id="1421634148">
          <w:marLeft w:val="0"/>
          <w:marRight w:val="0"/>
          <w:marTop w:val="0"/>
          <w:marBottom w:val="0"/>
          <w:divBdr>
            <w:top w:val="none" w:sz="0" w:space="0" w:color="auto"/>
            <w:left w:val="none" w:sz="0" w:space="0" w:color="auto"/>
            <w:bottom w:val="none" w:sz="0" w:space="0" w:color="auto"/>
            <w:right w:val="none" w:sz="0" w:space="0" w:color="auto"/>
          </w:divBdr>
          <w:divsChild>
            <w:div w:id="1801916686">
              <w:marLeft w:val="0"/>
              <w:marRight w:val="0"/>
              <w:marTop w:val="0"/>
              <w:marBottom w:val="0"/>
              <w:divBdr>
                <w:top w:val="none" w:sz="0" w:space="0" w:color="auto"/>
                <w:left w:val="none" w:sz="0" w:space="0" w:color="auto"/>
                <w:bottom w:val="none" w:sz="0" w:space="0" w:color="auto"/>
                <w:right w:val="none" w:sz="0" w:space="0" w:color="auto"/>
              </w:divBdr>
              <w:divsChild>
                <w:div w:id="114172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81264588">
      <w:bodyDiv w:val="1"/>
      <w:marLeft w:val="0"/>
      <w:marRight w:val="0"/>
      <w:marTop w:val="0"/>
      <w:marBottom w:val="0"/>
      <w:divBdr>
        <w:top w:val="none" w:sz="0" w:space="0" w:color="auto"/>
        <w:left w:val="none" w:sz="0" w:space="0" w:color="auto"/>
        <w:bottom w:val="none" w:sz="0" w:space="0" w:color="auto"/>
        <w:right w:val="none" w:sz="0" w:space="0" w:color="auto"/>
      </w:divBdr>
      <w:divsChild>
        <w:div w:id="1636063412">
          <w:marLeft w:val="0"/>
          <w:marRight w:val="0"/>
          <w:marTop w:val="0"/>
          <w:marBottom w:val="0"/>
          <w:divBdr>
            <w:top w:val="none" w:sz="0" w:space="0" w:color="auto"/>
            <w:left w:val="none" w:sz="0" w:space="0" w:color="auto"/>
            <w:bottom w:val="none" w:sz="0" w:space="0" w:color="auto"/>
            <w:right w:val="none" w:sz="0" w:space="0" w:color="auto"/>
          </w:divBdr>
        </w:div>
        <w:div w:id="488594610">
          <w:marLeft w:val="0"/>
          <w:marRight w:val="0"/>
          <w:marTop w:val="0"/>
          <w:marBottom w:val="0"/>
          <w:divBdr>
            <w:top w:val="none" w:sz="0" w:space="0" w:color="auto"/>
            <w:left w:val="none" w:sz="0" w:space="0" w:color="auto"/>
            <w:bottom w:val="none" w:sz="0" w:space="0" w:color="auto"/>
            <w:right w:val="none" w:sz="0" w:space="0" w:color="auto"/>
          </w:divBdr>
        </w:div>
      </w:divsChild>
    </w:div>
    <w:div w:id="781730006">
      <w:bodyDiv w:val="1"/>
      <w:marLeft w:val="0"/>
      <w:marRight w:val="0"/>
      <w:marTop w:val="0"/>
      <w:marBottom w:val="0"/>
      <w:divBdr>
        <w:top w:val="none" w:sz="0" w:space="0" w:color="auto"/>
        <w:left w:val="none" w:sz="0" w:space="0" w:color="auto"/>
        <w:bottom w:val="none" w:sz="0" w:space="0" w:color="auto"/>
        <w:right w:val="none" w:sz="0" w:space="0" w:color="auto"/>
      </w:divBdr>
      <w:divsChild>
        <w:div w:id="2014259751">
          <w:marLeft w:val="0"/>
          <w:marRight w:val="0"/>
          <w:marTop w:val="0"/>
          <w:marBottom w:val="0"/>
          <w:divBdr>
            <w:top w:val="none" w:sz="0" w:space="0" w:color="auto"/>
            <w:left w:val="none" w:sz="0" w:space="0" w:color="auto"/>
            <w:bottom w:val="none" w:sz="0" w:space="0" w:color="auto"/>
            <w:right w:val="none" w:sz="0" w:space="0" w:color="auto"/>
          </w:divBdr>
          <w:divsChild>
            <w:div w:id="2020034741">
              <w:marLeft w:val="0"/>
              <w:marRight w:val="0"/>
              <w:marTop w:val="0"/>
              <w:marBottom w:val="0"/>
              <w:divBdr>
                <w:top w:val="none" w:sz="0" w:space="0" w:color="auto"/>
                <w:left w:val="none" w:sz="0" w:space="0" w:color="auto"/>
                <w:bottom w:val="none" w:sz="0" w:space="0" w:color="auto"/>
                <w:right w:val="none" w:sz="0" w:space="0" w:color="auto"/>
              </w:divBdr>
              <w:divsChild>
                <w:div w:id="182937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3350592">
      <w:bodyDiv w:val="1"/>
      <w:marLeft w:val="0"/>
      <w:marRight w:val="0"/>
      <w:marTop w:val="0"/>
      <w:marBottom w:val="0"/>
      <w:divBdr>
        <w:top w:val="none" w:sz="0" w:space="0" w:color="auto"/>
        <w:left w:val="none" w:sz="0" w:space="0" w:color="auto"/>
        <w:bottom w:val="none" w:sz="0" w:space="0" w:color="auto"/>
        <w:right w:val="none" w:sz="0" w:space="0" w:color="auto"/>
      </w:divBdr>
    </w:div>
    <w:div w:id="876626434">
      <w:bodyDiv w:val="1"/>
      <w:marLeft w:val="0"/>
      <w:marRight w:val="0"/>
      <w:marTop w:val="0"/>
      <w:marBottom w:val="0"/>
      <w:divBdr>
        <w:top w:val="none" w:sz="0" w:space="0" w:color="auto"/>
        <w:left w:val="none" w:sz="0" w:space="0" w:color="auto"/>
        <w:bottom w:val="none" w:sz="0" w:space="0" w:color="auto"/>
        <w:right w:val="none" w:sz="0" w:space="0" w:color="auto"/>
      </w:divBdr>
    </w:div>
    <w:div w:id="961116089">
      <w:bodyDiv w:val="1"/>
      <w:marLeft w:val="0"/>
      <w:marRight w:val="0"/>
      <w:marTop w:val="0"/>
      <w:marBottom w:val="0"/>
      <w:divBdr>
        <w:top w:val="none" w:sz="0" w:space="0" w:color="auto"/>
        <w:left w:val="none" w:sz="0" w:space="0" w:color="auto"/>
        <w:bottom w:val="none" w:sz="0" w:space="0" w:color="auto"/>
        <w:right w:val="none" w:sz="0" w:space="0" w:color="auto"/>
      </w:divBdr>
      <w:divsChild>
        <w:div w:id="1781755591">
          <w:marLeft w:val="0"/>
          <w:marRight w:val="0"/>
          <w:marTop w:val="0"/>
          <w:marBottom w:val="0"/>
          <w:divBdr>
            <w:top w:val="none" w:sz="0" w:space="0" w:color="auto"/>
            <w:left w:val="none" w:sz="0" w:space="0" w:color="auto"/>
            <w:bottom w:val="none" w:sz="0" w:space="0" w:color="auto"/>
            <w:right w:val="none" w:sz="0" w:space="0" w:color="auto"/>
          </w:divBdr>
          <w:divsChild>
            <w:div w:id="16344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0879">
      <w:bodyDiv w:val="1"/>
      <w:marLeft w:val="0"/>
      <w:marRight w:val="0"/>
      <w:marTop w:val="0"/>
      <w:marBottom w:val="0"/>
      <w:divBdr>
        <w:top w:val="none" w:sz="0" w:space="0" w:color="auto"/>
        <w:left w:val="none" w:sz="0" w:space="0" w:color="auto"/>
        <w:bottom w:val="none" w:sz="0" w:space="0" w:color="auto"/>
        <w:right w:val="none" w:sz="0" w:space="0" w:color="auto"/>
      </w:divBdr>
      <w:divsChild>
        <w:div w:id="794254594">
          <w:marLeft w:val="0"/>
          <w:marRight w:val="0"/>
          <w:marTop w:val="0"/>
          <w:marBottom w:val="0"/>
          <w:divBdr>
            <w:top w:val="none" w:sz="0" w:space="0" w:color="auto"/>
            <w:left w:val="none" w:sz="0" w:space="0" w:color="auto"/>
            <w:bottom w:val="none" w:sz="0" w:space="0" w:color="auto"/>
            <w:right w:val="none" w:sz="0" w:space="0" w:color="auto"/>
          </w:divBdr>
        </w:div>
        <w:div w:id="956059542">
          <w:marLeft w:val="0"/>
          <w:marRight w:val="0"/>
          <w:marTop w:val="0"/>
          <w:marBottom w:val="0"/>
          <w:divBdr>
            <w:top w:val="none" w:sz="0" w:space="0" w:color="auto"/>
            <w:left w:val="none" w:sz="0" w:space="0" w:color="auto"/>
            <w:bottom w:val="none" w:sz="0" w:space="0" w:color="auto"/>
            <w:right w:val="none" w:sz="0" w:space="0" w:color="auto"/>
          </w:divBdr>
        </w:div>
      </w:divsChild>
    </w:div>
    <w:div w:id="1020281279">
      <w:bodyDiv w:val="1"/>
      <w:marLeft w:val="0"/>
      <w:marRight w:val="0"/>
      <w:marTop w:val="0"/>
      <w:marBottom w:val="0"/>
      <w:divBdr>
        <w:top w:val="none" w:sz="0" w:space="0" w:color="auto"/>
        <w:left w:val="none" w:sz="0" w:space="0" w:color="auto"/>
        <w:bottom w:val="none" w:sz="0" w:space="0" w:color="auto"/>
        <w:right w:val="none" w:sz="0" w:space="0" w:color="auto"/>
      </w:divBdr>
    </w:div>
    <w:div w:id="1041050912">
      <w:bodyDiv w:val="1"/>
      <w:marLeft w:val="0"/>
      <w:marRight w:val="0"/>
      <w:marTop w:val="0"/>
      <w:marBottom w:val="0"/>
      <w:divBdr>
        <w:top w:val="none" w:sz="0" w:space="0" w:color="auto"/>
        <w:left w:val="none" w:sz="0" w:space="0" w:color="auto"/>
        <w:bottom w:val="none" w:sz="0" w:space="0" w:color="auto"/>
        <w:right w:val="none" w:sz="0" w:space="0" w:color="auto"/>
      </w:divBdr>
      <w:divsChild>
        <w:div w:id="635575111">
          <w:marLeft w:val="0"/>
          <w:marRight w:val="0"/>
          <w:marTop w:val="0"/>
          <w:marBottom w:val="0"/>
          <w:divBdr>
            <w:top w:val="none" w:sz="0" w:space="0" w:color="auto"/>
            <w:left w:val="none" w:sz="0" w:space="0" w:color="auto"/>
            <w:bottom w:val="none" w:sz="0" w:space="0" w:color="auto"/>
            <w:right w:val="none" w:sz="0" w:space="0" w:color="auto"/>
          </w:divBdr>
          <w:divsChild>
            <w:div w:id="589235635">
              <w:marLeft w:val="0"/>
              <w:marRight w:val="0"/>
              <w:marTop w:val="0"/>
              <w:marBottom w:val="0"/>
              <w:divBdr>
                <w:top w:val="none" w:sz="0" w:space="0" w:color="auto"/>
                <w:left w:val="none" w:sz="0" w:space="0" w:color="auto"/>
                <w:bottom w:val="none" w:sz="0" w:space="0" w:color="auto"/>
                <w:right w:val="none" w:sz="0" w:space="0" w:color="auto"/>
              </w:divBdr>
              <w:divsChild>
                <w:div w:id="1897356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3592595">
      <w:bodyDiv w:val="1"/>
      <w:marLeft w:val="0"/>
      <w:marRight w:val="0"/>
      <w:marTop w:val="0"/>
      <w:marBottom w:val="0"/>
      <w:divBdr>
        <w:top w:val="none" w:sz="0" w:space="0" w:color="auto"/>
        <w:left w:val="none" w:sz="0" w:space="0" w:color="auto"/>
        <w:bottom w:val="none" w:sz="0" w:space="0" w:color="auto"/>
        <w:right w:val="none" w:sz="0" w:space="0" w:color="auto"/>
      </w:divBdr>
    </w:div>
    <w:div w:id="1142504087">
      <w:bodyDiv w:val="1"/>
      <w:marLeft w:val="0"/>
      <w:marRight w:val="0"/>
      <w:marTop w:val="0"/>
      <w:marBottom w:val="0"/>
      <w:divBdr>
        <w:top w:val="none" w:sz="0" w:space="0" w:color="auto"/>
        <w:left w:val="none" w:sz="0" w:space="0" w:color="auto"/>
        <w:bottom w:val="none" w:sz="0" w:space="0" w:color="auto"/>
        <w:right w:val="none" w:sz="0" w:space="0" w:color="auto"/>
      </w:divBdr>
      <w:divsChild>
        <w:div w:id="20325482">
          <w:marLeft w:val="0"/>
          <w:marRight w:val="0"/>
          <w:marTop w:val="0"/>
          <w:marBottom w:val="0"/>
          <w:divBdr>
            <w:top w:val="none" w:sz="0" w:space="0" w:color="auto"/>
            <w:left w:val="none" w:sz="0" w:space="0" w:color="auto"/>
            <w:bottom w:val="none" w:sz="0" w:space="0" w:color="auto"/>
            <w:right w:val="none" w:sz="0" w:space="0" w:color="auto"/>
          </w:divBdr>
          <w:divsChild>
            <w:div w:id="274219570">
              <w:marLeft w:val="0"/>
              <w:marRight w:val="0"/>
              <w:marTop w:val="0"/>
              <w:marBottom w:val="0"/>
              <w:divBdr>
                <w:top w:val="none" w:sz="0" w:space="0" w:color="auto"/>
                <w:left w:val="none" w:sz="0" w:space="0" w:color="auto"/>
                <w:bottom w:val="none" w:sz="0" w:space="0" w:color="auto"/>
                <w:right w:val="none" w:sz="0" w:space="0" w:color="auto"/>
              </w:divBdr>
              <w:divsChild>
                <w:div w:id="2021157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1826673">
      <w:bodyDiv w:val="1"/>
      <w:marLeft w:val="0"/>
      <w:marRight w:val="0"/>
      <w:marTop w:val="0"/>
      <w:marBottom w:val="0"/>
      <w:divBdr>
        <w:top w:val="none" w:sz="0" w:space="0" w:color="auto"/>
        <w:left w:val="none" w:sz="0" w:space="0" w:color="auto"/>
        <w:bottom w:val="none" w:sz="0" w:space="0" w:color="auto"/>
        <w:right w:val="none" w:sz="0" w:space="0" w:color="auto"/>
      </w:divBdr>
      <w:divsChild>
        <w:div w:id="493301056">
          <w:marLeft w:val="0"/>
          <w:marRight w:val="0"/>
          <w:marTop w:val="0"/>
          <w:marBottom w:val="0"/>
          <w:divBdr>
            <w:top w:val="none" w:sz="0" w:space="0" w:color="auto"/>
            <w:left w:val="none" w:sz="0" w:space="0" w:color="auto"/>
            <w:bottom w:val="none" w:sz="0" w:space="0" w:color="auto"/>
            <w:right w:val="none" w:sz="0" w:space="0" w:color="auto"/>
          </w:divBdr>
          <w:divsChild>
            <w:div w:id="6139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468">
      <w:bodyDiv w:val="1"/>
      <w:marLeft w:val="0"/>
      <w:marRight w:val="0"/>
      <w:marTop w:val="0"/>
      <w:marBottom w:val="0"/>
      <w:divBdr>
        <w:top w:val="none" w:sz="0" w:space="0" w:color="auto"/>
        <w:left w:val="none" w:sz="0" w:space="0" w:color="auto"/>
        <w:bottom w:val="none" w:sz="0" w:space="0" w:color="auto"/>
        <w:right w:val="none" w:sz="0" w:space="0" w:color="auto"/>
      </w:divBdr>
    </w:div>
    <w:div w:id="1432899407">
      <w:bodyDiv w:val="1"/>
      <w:marLeft w:val="0"/>
      <w:marRight w:val="0"/>
      <w:marTop w:val="0"/>
      <w:marBottom w:val="0"/>
      <w:divBdr>
        <w:top w:val="none" w:sz="0" w:space="0" w:color="auto"/>
        <w:left w:val="none" w:sz="0" w:space="0" w:color="auto"/>
        <w:bottom w:val="none" w:sz="0" w:space="0" w:color="auto"/>
        <w:right w:val="none" w:sz="0" w:space="0" w:color="auto"/>
      </w:divBdr>
      <w:divsChild>
        <w:div w:id="934903010">
          <w:marLeft w:val="0"/>
          <w:marRight w:val="0"/>
          <w:marTop w:val="0"/>
          <w:marBottom w:val="0"/>
          <w:divBdr>
            <w:top w:val="none" w:sz="0" w:space="0" w:color="auto"/>
            <w:left w:val="none" w:sz="0" w:space="0" w:color="auto"/>
            <w:bottom w:val="none" w:sz="0" w:space="0" w:color="auto"/>
            <w:right w:val="none" w:sz="0" w:space="0" w:color="auto"/>
          </w:divBdr>
          <w:divsChild>
            <w:div w:id="294332417">
              <w:marLeft w:val="0"/>
              <w:marRight w:val="0"/>
              <w:marTop w:val="0"/>
              <w:marBottom w:val="0"/>
              <w:divBdr>
                <w:top w:val="none" w:sz="0" w:space="0" w:color="auto"/>
                <w:left w:val="none" w:sz="0" w:space="0" w:color="auto"/>
                <w:bottom w:val="none" w:sz="0" w:space="0" w:color="auto"/>
                <w:right w:val="none" w:sz="0" w:space="0" w:color="auto"/>
              </w:divBdr>
              <w:divsChild>
                <w:div w:id="118116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5223487">
      <w:bodyDiv w:val="1"/>
      <w:marLeft w:val="0"/>
      <w:marRight w:val="0"/>
      <w:marTop w:val="0"/>
      <w:marBottom w:val="0"/>
      <w:divBdr>
        <w:top w:val="none" w:sz="0" w:space="0" w:color="auto"/>
        <w:left w:val="none" w:sz="0" w:space="0" w:color="auto"/>
        <w:bottom w:val="none" w:sz="0" w:space="0" w:color="auto"/>
        <w:right w:val="none" w:sz="0" w:space="0" w:color="auto"/>
      </w:divBdr>
    </w:div>
    <w:div w:id="1498107973">
      <w:bodyDiv w:val="1"/>
      <w:marLeft w:val="0"/>
      <w:marRight w:val="0"/>
      <w:marTop w:val="0"/>
      <w:marBottom w:val="0"/>
      <w:divBdr>
        <w:top w:val="none" w:sz="0" w:space="0" w:color="auto"/>
        <w:left w:val="none" w:sz="0" w:space="0" w:color="auto"/>
        <w:bottom w:val="none" w:sz="0" w:space="0" w:color="auto"/>
        <w:right w:val="none" w:sz="0" w:space="0" w:color="auto"/>
      </w:divBdr>
      <w:divsChild>
        <w:div w:id="360282145">
          <w:marLeft w:val="0"/>
          <w:marRight w:val="0"/>
          <w:marTop w:val="0"/>
          <w:marBottom w:val="0"/>
          <w:divBdr>
            <w:top w:val="none" w:sz="0" w:space="0" w:color="auto"/>
            <w:left w:val="none" w:sz="0" w:space="0" w:color="auto"/>
            <w:bottom w:val="none" w:sz="0" w:space="0" w:color="auto"/>
            <w:right w:val="none" w:sz="0" w:space="0" w:color="auto"/>
          </w:divBdr>
        </w:div>
        <w:div w:id="1149245707">
          <w:marLeft w:val="0"/>
          <w:marRight w:val="0"/>
          <w:marTop w:val="0"/>
          <w:marBottom w:val="0"/>
          <w:divBdr>
            <w:top w:val="none" w:sz="0" w:space="0" w:color="auto"/>
            <w:left w:val="none" w:sz="0" w:space="0" w:color="auto"/>
            <w:bottom w:val="none" w:sz="0" w:space="0" w:color="auto"/>
            <w:right w:val="none" w:sz="0" w:space="0" w:color="auto"/>
          </w:divBdr>
        </w:div>
      </w:divsChild>
    </w:div>
    <w:div w:id="1512405939">
      <w:bodyDiv w:val="1"/>
      <w:marLeft w:val="0"/>
      <w:marRight w:val="0"/>
      <w:marTop w:val="0"/>
      <w:marBottom w:val="0"/>
      <w:divBdr>
        <w:top w:val="none" w:sz="0" w:space="0" w:color="auto"/>
        <w:left w:val="none" w:sz="0" w:space="0" w:color="auto"/>
        <w:bottom w:val="none" w:sz="0" w:space="0" w:color="auto"/>
        <w:right w:val="none" w:sz="0" w:space="0" w:color="auto"/>
      </w:divBdr>
      <w:divsChild>
        <w:div w:id="1224097629">
          <w:marLeft w:val="0"/>
          <w:marRight w:val="0"/>
          <w:marTop w:val="0"/>
          <w:marBottom w:val="0"/>
          <w:divBdr>
            <w:top w:val="none" w:sz="0" w:space="0" w:color="auto"/>
            <w:left w:val="none" w:sz="0" w:space="0" w:color="auto"/>
            <w:bottom w:val="none" w:sz="0" w:space="0" w:color="auto"/>
            <w:right w:val="none" w:sz="0" w:space="0" w:color="auto"/>
          </w:divBdr>
          <w:divsChild>
            <w:div w:id="2085518914">
              <w:marLeft w:val="0"/>
              <w:marRight w:val="0"/>
              <w:marTop w:val="0"/>
              <w:marBottom w:val="0"/>
              <w:divBdr>
                <w:top w:val="none" w:sz="0" w:space="0" w:color="auto"/>
                <w:left w:val="none" w:sz="0" w:space="0" w:color="auto"/>
                <w:bottom w:val="none" w:sz="0" w:space="0" w:color="auto"/>
                <w:right w:val="none" w:sz="0" w:space="0" w:color="auto"/>
              </w:divBdr>
              <w:divsChild>
                <w:div w:id="1082684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0797008">
      <w:bodyDiv w:val="1"/>
      <w:marLeft w:val="0"/>
      <w:marRight w:val="0"/>
      <w:marTop w:val="0"/>
      <w:marBottom w:val="0"/>
      <w:divBdr>
        <w:top w:val="none" w:sz="0" w:space="0" w:color="auto"/>
        <w:left w:val="none" w:sz="0" w:space="0" w:color="auto"/>
        <w:bottom w:val="none" w:sz="0" w:space="0" w:color="auto"/>
        <w:right w:val="none" w:sz="0" w:space="0" w:color="auto"/>
      </w:divBdr>
    </w:div>
    <w:div w:id="1676300935">
      <w:bodyDiv w:val="1"/>
      <w:marLeft w:val="0"/>
      <w:marRight w:val="0"/>
      <w:marTop w:val="0"/>
      <w:marBottom w:val="0"/>
      <w:divBdr>
        <w:top w:val="none" w:sz="0" w:space="0" w:color="auto"/>
        <w:left w:val="none" w:sz="0" w:space="0" w:color="auto"/>
        <w:bottom w:val="none" w:sz="0" w:space="0" w:color="auto"/>
        <w:right w:val="none" w:sz="0" w:space="0" w:color="auto"/>
      </w:divBdr>
    </w:div>
    <w:div w:id="1746342070">
      <w:bodyDiv w:val="1"/>
      <w:marLeft w:val="0"/>
      <w:marRight w:val="0"/>
      <w:marTop w:val="0"/>
      <w:marBottom w:val="0"/>
      <w:divBdr>
        <w:top w:val="none" w:sz="0" w:space="0" w:color="auto"/>
        <w:left w:val="none" w:sz="0" w:space="0" w:color="auto"/>
        <w:bottom w:val="none" w:sz="0" w:space="0" w:color="auto"/>
        <w:right w:val="none" w:sz="0" w:space="0" w:color="auto"/>
      </w:divBdr>
      <w:divsChild>
        <w:div w:id="11803267">
          <w:marLeft w:val="0"/>
          <w:marRight w:val="0"/>
          <w:marTop w:val="0"/>
          <w:marBottom w:val="0"/>
          <w:divBdr>
            <w:top w:val="none" w:sz="0" w:space="0" w:color="auto"/>
            <w:left w:val="none" w:sz="0" w:space="0" w:color="auto"/>
            <w:bottom w:val="none" w:sz="0" w:space="0" w:color="auto"/>
            <w:right w:val="none" w:sz="0" w:space="0" w:color="auto"/>
          </w:divBdr>
          <w:divsChild>
            <w:div w:id="7766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1332">
      <w:bodyDiv w:val="1"/>
      <w:marLeft w:val="0"/>
      <w:marRight w:val="0"/>
      <w:marTop w:val="0"/>
      <w:marBottom w:val="0"/>
      <w:divBdr>
        <w:top w:val="none" w:sz="0" w:space="0" w:color="auto"/>
        <w:left w:val="none" w:sz="0" w:space="0" w:color="auto"/>
        <w:bottom w:val="none" w:sz="0" w:space="0" w:color="auto"/>
        <w:right w:val="none" w:sz="0" w:space="0" w:color="auto"/>
      </w:divBdr>
    </w:div>
    <w:div w:id="1938976722">
      <w:bodyDiv w:val="1"/>
      <w:marLeft w:val="0"/>
      <w:marRight w:val="0"/>
      <w:marTop w:val="0"/>
      <w:marBottom w:val="0"/>
      <w:divBdr>
        <w:top w:val="none" w:sz="0" w:space="0" w:color="auto"/>
        <w:left w:val="none" w:sz="0" w:space="0" w:color="auto"/>
        <w:bottom w:val="none" w:sz="0" w:space="0" w:color="auto"/>
        <w:right w:val="none" w:sz="0" w:space="0" w:color="auto"/>
      </w:divBdr>
    </w:div>
    <w:div w:id="1960843192">
      <w:bodyDiv w:val="1"/>
      <w:marLeft w:val="0"/>
      <w:marRight w:val="0"/>
      <w:marTop w:val="0"/>
      <w:marBottom w:val="0"/>
      <w:divBdr>
        <w:top w:val="none" w:sz="0" w:space="0" w:color="auto"/>
        <w:left w:val="none" w:sz="0" w:space="0" w:color="auto"/>
        <w:bottom w:val="none" w:sz="0" w:space="0" w:color="auto"/>
        <w:right w:val="none" w:sz="0" w:space="0" w:color="auto"/>
      </w:divBdr>
      <w:divsChild>
        <w:div w:id="1402101457">
          <w:marLeft w:val="0"/>
          <w:marRight w:val="0"/>
          <w:marTop w:val="0"/>
          <w:marBottom w:val="0"/>
          <w:divBdr>
            <w:top w:val="none" w:sz="0" w:space="0" w:color="auto"/>
            <w:left w:val="none" w:sz="0" w:space="0" w:color="auto"/>
            <w:bottom w:val="none" w:sz="0" w:space="0" w:color="auto"/>
            <w:right w:val="none" w:sz="0" w:space="0" w:color="auto"/>
          </w:divBdr>
          <w:divsChild>
            <w:div w:id="9943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1908">
      <w:bodyDiv w:val="1"/>
      <w:marLeft w:val="0"/>
      <w:marRight w:val="0"/>
      <w:marTop w:val="0"/>
      <w:marBottom w:val="0"/>
      <w:divBdr>
        <w:top w:val="none" w:sz="0" w:space="0" w:color="auto"/>
        <w:left w:val="none" w:sz="0" w:space="0" w:color="auto"/>
        <w:bottom w:val="none" w:sz="0" w:space="0" w:color="auto"/>
        <w:right w:val="none" w:sz="0" w:space="0" w:color="auto"/>
      </w:divBdr>
      <w:divsChild>
        <w:div w:id="1654488283">
          <w:marLeft w:val="0"/>
          <w:marRight w:val="0"/>
          <w:marTop w:val="0"/>
          <w:marBottom w:val="0"/>
          <w:divBdr>
            <w:top w:val="none" w:sz="0" w:space="0" w:color="auto"/>
            <w:left w:val="none" w:sz="0" w:space="0" w:color="auto"/>
            <w:bottom w:val="none" w:sz="0" w:space="0" w:color="auto"/>
            <w:right w:val="none" w:sz="0" w:space="0" w:color="auto"/>
          </w:divBdr>
          <w:divsChild>
            <w:div w:id="1172379959">
              <w:marLeft w:val="0"/>
              <w:marRight w:val="0"/>
              <w:marTop w:val="0"/>
              <w:marBottom w:val="0"/>
              <w:divBdr>
                <w:top w:val="none" w:sz="0" w:space="0" w:color="auto"/>
                <w:left w:val="none" w:sz="0" w:space="0" w:color="auto"/>
                <w:bottom w:val="none" w:sz="0" w:space="0" w:color="auto"/>
                <w:right w:val="none" w:sz="0" w:space="0" w:color="auto"/>
              </w:divBdr>
              <w:divsChild>
                <w:div w:id="16871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6568895">
      <w:bodyDiv w:val="1"/>
      <w:marLeft w:val="0"/>
      <w:marRight w:val="0"/>
      <w:marTop w:val="0"/>
      <w:marBottom w:val="0"/>
      <w:divBdr>
        <w:top w:val="none" w:sz="0" w:space="0" w:color="auto"/>
        <w:left w:val="none" w:sz="0" w:space="0" w:color="auto"/>
        <w:bottom w:val="none" w:sz="0" w:space="0" w:color="auto"/>
        <w:right w:val="none" w:sz="0" w:space="0" w:color="auto"/>
      </w:divBdr>
      <w:divsChild>
        <w:div w:id="1352149647">
          <w:marLeft w:val="0"/>
          <w:marRight w:val="0"/>
          <w:marTop w:val="0"/>
          <w:marBottom w:val="0"/>
          <w:divBdr>
            <w:top w:val="none" w:sz="0" w:space="0" w:color="auto"/>
            <w:left w:val="none" w:sz="0" w:space="0" w:color="auto"/>
            <w:bottom w:val="none" w:sz="0" w:space="0" w:color="auto"/>
            <w:right w:val="none" w:sz="0" w:space="0" w:color="auto"/>
          </w:divBdr>
        </w:div>
        <w:div w:id="1112169807">
          <w:marLeft w:val="0"/>
          <w:marRight w:val="0"/>
          <w:marTop w:val="0"/>
          <w:marBottom w:val="0"/>
          <w:divBdr>
            <w:top w:val="none" w:sz="0" w:space="0" w:color="auto"/>
            <w:left w:val="none" w:sz="0" w:space="0" w:color="auto"/>
            <w:bottom w:val="none" w:sz="0" w:space="0" w:color="auto"/>
            <w:right w:val="none" w:sz="0" w:space="0" w:color="auto"/>
          </w:divBdr>
        </w:div>
        <w:div w:id="1217933809">
          <w:marLeft w:val="0"/>
          <w:marRight w:val="0"/>
          <w:marTop w:val="0"/>
          <w:marBottom w:val="0"/>
          <w:divBdr>
            <w:top w:val="none" w:sz="0" w:space="0" w:color="auto"/>
            <w:left w:val="none" w:sz="0" w:space="0" w:color="auto"/>
            <w:bottom w:val="none" w:sz="0" w:space="0" w:color="auto"/>
            <w:right w:val="none" w:sz="0" w:space="0" w:color="auto"/>
          </w:divBdr>
        </w:div>
      </w:divsChild>
    </w:div>
    <w:div w:id="2033148043">
      <w:bodyDiv w:val="1"/>
      <w:marLeft w:val="0"/>
      <w:marRight w:val="0"/>
      <w:marTop w:val="0"/>
      <w:marBottom w:val="0"/>
      <w:divBdr>
        <w:top w:val="none" w:sz="0" w:space="0" w:color="auto"/>
        <w:left w:val="none" w:sz="0" w:space="0" w:color="auto"/>
        <w:bottom w:val="none" w:sz="0" w:space="0" w:color="auto"/>
        <w:right w:val="none" w:sz="0" w:space="0" w:color="auto"/>
      </w:divBdr>
    </w:div>
    <w:div w:id="211886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10</Pages>
  <Words>5871</Words>
  <Characters>33471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Aana</dc:creator>
  <cp:keywords/>
  <dc:description/>
  <cp:lastModifiedBy>Aana</cp:lastModifiedBy>
  <cp:revision>85</cp:revision>
  <dcterms:created xsi:type="dcterms:W3CDTF">2025-06-28T13:21:00Z</dcterms:created>
  <dcterms:modified xsi:type="dcterms:W3CDTF">2025-06-30T20:14:00Z</dcterms:modified>
</cp:coreProperties>
</file>